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color w:val="e36c09"/>
                <w:sz w:val="20"/>
                <w:szCs w:val="20"/>
              </w:rPr>
            </w:pPr>
            <w:bookmarkStart w:colFirst="0" w:colLast="0" w:name="_heading=h.gjdgxs" w:id="0"/>
            <w:bookmarkEnd w:id="0"/>
            <w:r w:rsidDel="00000000" w:rsidR="00000000" w:rsidRPr="00000000">
              <w:rPr>
                <w:color w:val="000000"/>
                <w:sz w:val="20"/>
                <w:szCs w:val="20"/>
                <w:rtl w:val="0"/>
              </w:rPr>
              <w:t xml:space="preserve">Tecnología en Desarrollo e implementación de soluciones para la transformación digital</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color w:val="000000"/>
                <w:sz w:val="20"/>
                <w:szCs w:val="20"/>
                <w:u w:val="single"/>
              </w:rPr>
            </w:pPr>
            <w:r w:rsidDel="00000000" w:rsidR="00000000" w:rsidRPr="00000000">
              <w:rPr>
                <w:color w:val="000000"/>
                <w:sz w:val="20"/>
                <w:szCs w:val="20"/>
                <w:rtl w:val="0"/>
              </w:rPr>
              <w:t xml:space="preserve">220501092</w:t>
            </w:r>
            <w:r w:rsidDel="00000000" w:rsidR="00000000" w:rsidRPr="00000000">
              <w:rPr>
                <w:b w:val="0"/>
                <w:color w:val="000000"/>
                <w:sz w:val="20"/>
                <w:szCs w:val="20"/>
                <w:rtl w:val="0"/>
              </w:rPr>
              <w:t xml:space="preserve"> - Establecer requisitos de la solución de software de acuerdo con estándares y procedimiento técnico.</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sz w:val="20"/>
                <w:szCs w:val="20"/>
              </w:rPr>
            </w:pPr>
            <w:r w:rsidDel="00000000" w:rsidR="00000000" w:rsidRPr="00000000">
              <w:rPr>
                <w:color w:val="000000"/>
                <w:sz w:val="20"/>
                <w:szCs w:val="20"/>
                <w:rtl w:val="0"/>
              </w:rPr>
              <w:t xml:space="preserve">220501092-03- </w:t>
            </w:r>
            <w:r w:rsidDel="00000000" w:rsidR="00000000" w:rsidRPr="00000000">
              <w:rPr>
                <w:b w:val="0"/>
                <w:color w:val="000000"/>
                <w:sz w:val="20"/>
                <w:szCs w:val="20"/>
                <w:rtl w:val="0"/>
              </w:rPr>
              <w:t xml:space="preserve">Validar el informe de requisitos de acuerdo con las necesidades del cliente.</w:t>
            </w:r>
            <w:r w:rsidDel="00000000" w:rsidR="00000000" w:rsidRPr="00000000">
              <w:rPr>
                <w:rtl w:val="0"/>
              </w:rPr>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jc w:val="both"/>
              <w:rPr>
                <w:b w:val="0"/>
                <w:color w:val="000000"/>
                <w:sz w:val="20"/>
                <w:szCs w:val="20"/>
              </w:rPr>
            </w:pPr>
            <w:r w:rsidDel="00000000" w:rsidR="00000000" w:rsidRPr="00000000">
              <w:rPr>
                <w:b w:val="0"/>
                <w:color w:val="000000"/>
                <w:sz w:val="20"/>
                <w:szCs w:val="20"/>
                <w:rtl w:val="0"/>
              </w:rPr>
              <w:t xml:space="preserve">CF05</w:t>
            </w:r>
          </w:p>
        </w:tc>
      </w:tr>
      <w:tr>
        <w:trPr>
          <w:cantSplit w:val="0"/>
          <w:trHeight w:val="340" w:hRule="atLeast"/>
          <w:tblHeader w:val="0"/>
        </w:trPr>
        <w:tc>
          <w:tcPr>
            <w:vAlign w:val="center"/>
          </w:tcPr>
          <w:p w:rsidR="00000000" w:rsidDel="00000000" w:rsidP="00000000" w:rsidRDefault="00000000" w:rsidRPr="00000000" w14:paraId="0000000E">
            <w:pPr>
              <w:spacing w:line="276" w:lineRule="auto"/>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jc w:val="both"/>
              <w:rPr>
                <w:b w:val="0"/>
                <w:sz w:val="20"/>
                <w:szCs w:val="20"/>
              </w:rPr>
            </w:pPr>
            <w:r w:rsidDel="00000000" w:rsidR="00000000" w:rsidRPr="00000000">
              <w:rPr>
                <w:b w:val="0"/>
                <w:sz w:val="20"/>
                <w:szCs w:val="20"/>
                <w:rtl w:val="0"/>
              </w:rPr>
              <w:t xml:space="preserve">Validaciones del informe de requisitos</w:t>
            </w:r>
          </w:p>
        </w:tc>
      </w:tr>
      <w:tr>
        <w:trPr>
          <w:cantSplit w:val="0"/>
          <w:trHeight w:val="340" w:hRule="atLeast"/>
          <w:tblHeader w:val="0"/>
        </w:trPr>
        <w:tc>
          <w:tcPr>
            <w:vAlign w:val="center"/>
          </w:tcPr>
          <w:p w:rsidR="00000000" w:rsidDel="00000000" w:rsidP="00000000" w:rsidRDefault="00000000" w:rsidRPr="00000000" w14:paraId="00000010">
            <w:pPr>
              <w:spacing w:line="276" w:lineRule="auto"/>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sz w:val="20"/>
                <w:szCs w:val="20"/>
              </w:rPr>
            </w:pPr>
            <w:r w:rsidDel="00000000" w:rsidR="00000000" w:rsidRPr="00000000">
              <w:rPr>
                <w:b w:val="0"/>
                <w:sz w:val="20"/>
                <w:szCs w:val="20"/>
                <w:rtl w:val="0"/>
              </w:rPr>
              <w:t xml:space="preserve">Los requisitos se constituyen como la base fundamental para el desarrollo de proyectos de software y transformación digital, debido al impacto en el diseño y demás fases del ciclo de vida del producto, por lo que validar la documentación de requisitos apropiadamente ayuda a reducir los cambios y correcciones en los proyectos, optimizando los costos en el desarrollo de software o soluciones tecnológicas.</w:t>
            </w:r>
          </w:p>
        </w:tc>
      </w:tr>
      <w:tr>
        <w:trPr>
          <w:cantSplit w:val="0"/>
          <w:trHeight w:val="340" w:hRule="atLeast"/>
          <w:tblHeader w:val="0"/>
        </w:trPr>
        <w:tc>
          <w:tcPr>
            <w:vAlign w:val="center"/>
          </w:tcPr>
          <w:p w:rsidR="00000000" w:rsidDel="00000000" w:rsidP="00000000" w:rsidRDefault="00000000" w:rsidRPr="00000000" w14:paraId="00000012">
            <w:pPr>
              <w:spacing w:line="276" w:lineRule="auto"/>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jc w:val="both"/>
              <w:rPr>
                <w:b w:val="0"/>
                <w:sz w:val="20"/>
                <w:szCs w:val="20"/>
              </w:rPr>
            </w:pPr>
            <w:r w:rsidDel="00000000" w:rsidR="00000000" w:rsidRPr="00000000">
              <w:rPr>
                <w:b w:val="0"/>
                <w:sz w:val="20"/>
                <w:szCs w:val="20"/>
                <w:rtl w:val="0"/>
              </w:rPr>
              <w:t xml:space="preserve">Calidad de software, Desarrollo de Software, Elicitación, Ingeniería de Requisitos, Requerimientos. </w:t>
            </w:r>
          </w:p>
        </w:tc>
      </w:tr>
    </w:tbl>
    <w:p w:rsidR="00000000" w:rsidDel="00000000" w:rsidP="00000000" w:rsidRDefault="00000000" w:rsidRPr="00000000" w14:paraId="00000014">
      <w:pPr>
        <w:jc w:val="both"/>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jc w:val="both"/>
              <w:rPr>
                <w:sz w:val="20"/>
                <w:szCs w:val="20"/>
              </w:rPr>
            </w:pPr>
            <w:r w:rsidDel="00000000" w:rsidR="00000000" w:rsidRPr="00000000">
              <w:rPr>
                <w:sz w:val="20"/>
                <w:szCs w:val="20"/>
                <w:rtl w:val="0"/>
              </w:rPr>
              <w:t xml:space="preserve">6 - VENTAS Y SERVICIOS</w:t>
            </w:r>
          </w:p>
        </w:tc>
      </w:tr>
      <w:tr>
        <w:trPr>
          <w:cantSplit w:val="0"/>
          <w:trHeight w:val="465" w:hRule="atLeast"/>
          <w:tblHeader w:val="0"/>
        </w:trPr>
        <w:tc>
          <w:tcPr>
            <w:vAlign w:val="center"/>
          </w:tcPr>
          <w:p w:rsidR="00000000" w:rsidDel="00000000" w:rsidP="00000000" w:rsidRDefault="00000000" w:rsidRPr="00000000" w14:paraId="00000017">
            <w:pPr>
              <w:spacing w:line="276" w:lineRule="auto"/>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line="276" w:lineRule="auto"/>
              <w:jc w:val="both"/>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C">
      <w:pPr>
        <w:rPr>
          <w:b w:val="1"/>
          <w:sz w:val="20"/>
          <w:szCs w:val="20"/>
        </w:rPr>
      </w:pPr>
      <w:r w:rsidDel="00000000" w:rsidR="00000000" w:rsidRPr="00000000">
        <w:rPr>
          <w:rtl w:val="0"/>
        </w:rPr>
      </w:r>
    </w:p>
    <w:p w:rsidR="00000000" w:rsidDel="00000000" w:rsidP="00000000" w:rsidRDefault="00000000" w:rsidRPr="00000000" w14:paraId="0000001D">
      <w:pPr>
        <w:ind w:left="132" w:firstLine="0"/>
        <w:rPr>
          <w:color w:val="7f7f7f"/>
          <w:sz w:val="20"/>
          <w:szCs w:val="20"/>
        </w:rPr>
      </w:pPr>
      <w:r w:rsidDel="00000000" w:rsidR="00000000" w:rsidRPr="00000000">
        <w:rPr>
          <w:b w:val="1"/>
          <w:sz w:val="20"/>
          <w:szCs w:val="20"/>
          <w:rtl w:val="0"/>
        </w:rPr>
        <w:t xml:space="preserve">Introducción</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ind w:left="132" w:firstLine="0"/>
        <w:rPr>
          <w:b w:val="1"/>
          <w:sz w:val="20"/>
          <w:szCs w:val="20"/>
        </w:rPr>
      </w:pPr>
      <w:r w:rsidDel="00000000" w:rsidR="00000000" w:rsidRPr="00000000">
        <w:rPr>
          <w:b w:val="1"/>
          <w:sz w:val="20"/>
          <w:szCs w:val="20"/>
          <w:rtl w:val="0"/>
        </w:rPr>
        <w:t xml:space="preserve">1. Evaluación y validación del informe de requisitos</w:t>
      </w:r>
    </w:p>
    <w:p w:rsidR="00000000" w:rsidDel="00000000" w:rsidP="00000000" w:rsidRDefault="00000000" w:rsidRPr="00000000" w14:paraId="0000001F">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1.1 Variables claves y restricciones</w:t>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1.2 Criterios de aceptación y validación de resultados</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1.3 Opinión de expertos</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1.4 Gestión de cambios</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1.5 Herramientas para la gestión y trazabilidad</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132" w:firstLine="0"/>
        <w:rPr>
          <w:b w:val="1"/>
          <w:sz w:val="20"/>
          <w:szCs w:val="20"/>
        </w:rPr>
      </w:pPr>
      <w:r w:rsidDel="00000000" w:rsidR="00000000" w:rsidRPr="00000000">
        <w:rPr>
          <w:b w:val="1"/>
          <w:sz w:val="20"/>
          <w:szCs w:val="20"/>
          <w:rtl w:val="0"/>
        </w:rPr>
        <w:t xml:space="preserve">2. Derechos de autor        </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2.1 Protección de la propiedad intelectual        </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2.2 Políticas de confidencialidad        </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2.3 Criterios éticos del tratamiento de los datos        </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2.4 Políticas legales</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132" w:firstLine="0"/>
        <w:rPr>
          <w:b w:val="1"/>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132" w:firstLine="0"/>
        <w:rPr>
          <w:b w:val="1"/>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132" w:firstLine="0"/>
        <w:rPr>
          <w:b w:val="1"/>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132" w:firstLine="0"/>
        <w:rPr>
          <w:b w:val="1"/>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color w:val="000000"/>
          <w:sz w:val="20"/>
          <w:szCs w:val="20"/>
          <w:rtl w:val="0"/>
        </w:rPr>
        <w:t xml:space="preserve">En este componente se abordarán los conceptos y fundamentos para  realizar validación del </w:t>
      </w:r>
      <w:r w:rsidDel="00000000" w:rsidR="00000000" w:rsidRPr="00000000">
        <w:rPr>
          <w:sz w:val="20"/>
          <w:szCs w:val="20"/>
          <w:rtl w:val="0"/>
        </w:rPr>
        <w:t xml:space="preserve">informe de requisitos</w:t>
      </w:r>
      <w:r w:rsidDel="00000000" w:rsidR="00000000" w:rsidRPr="00000000">
        <w:rPr>
          <w:color w:val="000000"/>
          <w:sz w:val="20"/>
          <w:szCs w:val="20"/>
          <w:rtl w:val="0"/>
        </w:rPr>
        <w:t xml:space="preserve">, con base a las buenas prácticas, además se abordarán conceptos acerca los derechos de autor como principio importante en el tratamiento de los datos y la confidencialidad de la información. Veamos un video que nos contextualiza al </w:t>
      </w:r>
      <w:sdt>
        <w:sdtPr>
          <w:tag w:val="goog_rdk_0"/>
        </w:sdtPr>
        <w:sdtContent>
          <w:commentRangeStart w:id="0"/>
        </w:sdtContent>
      </w:sdt>
      <w:r w:rsidDel="00000000" w:rsidR="00000000" w:rsidRPr="00000000">
        <w:rPr>
          <w:color w:val="000000"/>
          <w:sz w:val="20"/>
          <w:szCs w:val="20"/>
          <w:rtl w:val="0"/>
        </w:rPr>
        <w:t xml:space="preserve">respecto: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6087237" cy="594741"/>
                <wp:effectExtent b="0" l="0" r="0" t="0"/>
                <wp:wrapNone/>
                <wp:docPr id="92" name=""/>
                <a:graphic>
                  <a:graphicData uri="http://schemas.microsoft.com/office/word/2010/wordprocessingShape">
                    <wps:wsp>
                      <wps:cNvSpPr/>
                      <wps:cNvPr id="58" name="Shape 58"/>
                      <wps:spPr>
                        <a:xfrm>
                          <a:off x="2307144" y="3487392"/>
                          <a:ext cx="6077712" cy="585216"/>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DI_CF05_1_Introduccion_Video_228138</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6087237" cy="594741"/>
                <wp:effectExtent b="0" l="0" r="0" t="0"/>
                <wp:wrapNone/>
                <wp:docPr id="92"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6087237" cy="594741"/>
                        </a:xfrm>
                        <a:prstGeom prst="rect"/>
                        <a:ln/>
                      </pic:spPr>
                    </pic:pic>
                  </a:graphicData>
                </a:graphic>
              </wp:anchor>
            </w:drawing>
          </mc:Fallback>
        </mc:AlternateContent>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360" w:lineRule="auto"/>
        <w:rPr>
          <w:b w:val="1"/>
          <w:sz w:val="20"/>
          <w:szCs w:val="20"/>
        </w:rPr>
      </w:pPr>
      <w:r w:rsidDel="00000000" w:rsidR="00000000" w:rsidRPr="00000000">
        <w:rPr>
          <w:rtl w:val="0"/>
        </w:rPr>
      </w:r>
    </w:p>
    <w:p w:rsidR="00000000" w:rsidDel="00000000" w:rsidP="00000000" w:rsidRDefault="00000000" w:rsidRPr="00000000" w14:paraId="00000037">
      <w:pPr>
        <w:numPr>
          <w:ilvl w:val="0"/>
          <w:numId w:val="2"/>
        </w:numPr>
        <w:pBdr>
          <w:top w:space="0" w:sz="0" w:val="nil"/>
          <w:left w:space="0" w:sz="0" w:val="nil"/>
          <w:bottom w:space="0" w:sz="0" w:val="nil"/>
          <w:right w:space="0" w:sz="0" w:val="nil"/>
          <w:between w:space="0" w:sz="0" w:val="nil"/>
        </w:pBdr>
        <w:spacing w:line="36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8">
      <w:pPr>
        <w:pStyle w:val="Heading2"/>
        <w:rPr>
          <w:b w:val="1"/>
          <w:sz w:val="20"/>
          <w:szCs w:val="20"/>
        </w:rPr>
      </w:pPr>
      <w:r w:rsidDel="00000000" w:rsidR="00000000" w:rsidRPr="00000000">
        <w:rPr>
          <w:b w:val="1"/>
          <w:sz w:val="20"/>
          <w:szCs w:val="20"/>
          <w:rtl w:val="0"/>
        </w:rPr>
        <w:t xml:space="preserve">1. Evaluación y validación del informe de requisitos</w:t>
      </w:r>
    </w:p>
    <w:p w:rsidR="00000000" w:rsidDel="00000000" w:rsidP="00000000" w:rsidRDefault="00000000" w:rsidRPr="00000000" w14:paraId="00000039">
      <w:pPr>
        <w:spacing w:line="360" w:lineRule="auto"/>
        <w:rPr>
          <w:sz w:val="20"/>
          <w:szCs w:val="20"/>
        </w:rPr>
      </w:pPr>
      <w:r w:rsidDel="00000000" w:rsidR="00000000" w:rsidRPr="00000000">
        <w:rPr>
          <w:rtl w:val="0"/>
        </w:rPr>
      </w:r>
    </w:p>
    <w:p w:rsidR="00000000" w:rsidDel="00000000" w:rsidP="00000000" w:rsidRDefault="00000000" w:rsidRPr="00000000" w14:paraId="0000003A">
      <w:pPr>
        <w:spacing w:line="360" w:lineRule="auto"/>
        <w:jc w:val="both"/>
        <w:rPr>
          <w:sz w:val="20"/>
          <w:szCs w:val="20"/>
        </w:rPr>
      </w:pPr>
      <w:r w:rsidDel="00000000" w:rsidR="00000000" w:rsidRPr="00000000">
        <w:rPr>
          <w:sz w:val="20"/>
          <w:szCs w:val="20"/>
          <w:rtl w:val="0"/>
        </w:rPr>
        <w:t xml:space="preserve">Es un proceso de entendimiento de las necesidades, deseos y expectativas establecidas por los patrocinadores, que tiene como objetivo principal la comprensión de que esperan los clientes y los usuarios que haga el sistema. </w:t>
      </w:r>
    </w:p>
    <w:p w:rsidR="00000000" w:rsidDel="00000000" w:rsidP="00000000" w:rsidRDefault="00000000" w:rsidRPr="00000000" w14:paraId="0000003B">
      <w:pPr>
        <w:spacing w:line="360" w:lineRule="auto"/>
        <w:jc w:val="both"/>
        <w:rPr>
          <w:sz w:val="20"/>
          <w:szCs w:val="20"/>
        </w:rPr>
      </w:pPr>
      <w:r w:rsidDel="00000000" w:rsidR="00000000" w:rsidRPr="00000000">
        <w:rPr>
          <w:rtl w:val="0"/>
        </w:rPr>
      </w:r>
    </w:p>
    <w:tbl>
      <w:tblPr>
        <w:tblStyle w:val="Table5"/>
        <w:tblW w:w="99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486"/>
        <w:gridCol w:w="3486"/>
        <w:tblGridChange w:id="0">
          <w:tblGrid>
            <w:gridCol w:w="6486"/>
            <w:gridCol w:w="3486"/>
          </w:tblGrid>
        </w:tblGridChange>
      </w:tblGrid>
      <w:tr>
        <w:trPr>
          <w:cantSplit w:val="0"/>
          <w:tblHeader w:val="0"/>
        </w:trPr>
        <w:tc>
          <w:tcPr>
            <w:shd w:fill="c6d9f1" w:val="clear"/>
          </w:tcPr>
          <w:p w:rsidR="00000000" w:rsidDel="00000000" w:rsidP="00000000" w:rsidRDefault="00000000" w:rsidRPr="00000000" w14:paraId="0000003C">
            <w:pPr>
              <w:spacing w:line="360" w:lineRule="auto"/>
              <w:jc w:val="both"/>
              <w:rPr>
                <w:sz w:val="20"/>
                <w:szCs w:val="20"/>
              </w:rPr>
            </w:pPr>
            <w:sdt>
              <w:sdtPr>
                <w:tag w:val="goog_rdk_1"/>
              </w:sdtPr>
              <w:sdtContent>
                <w:commentRangeStart w:id="1"/>
              </w:sdtContent>
            </w:sdt>
            <w:r w:rsidDel="00000000" w:rsidR="00000000" w:rsidRPr="00000000">
              <w:rPr>
                <w:sz w:val="20"/>
                <w:szCs w:val="20"/>
                <w:rtl w:val="0"/>
              </w:rPr>
              <w:t xml:space="preserve">Se identifican los aspectos clave que el sistema requiere y se descartan los aspectos irrelevantes, se incluyen Requisitos Funcionales (RF) y restricciones o Requisitos No Funcionales (RNF), comienza con el grupo de interesados reunidos para definir las necesidades del negocio, descripción de los escenarios en los que se desempeñarán los usuarios, se delinean las funciones y características del producto de software o solución tecnológica, y se identifican las limitaciones del proyecto, que dependen de las herramientas que se usen para gestionar el conocimiento del grupo de interesados para generar productos software de alta calidad (Presman &amp; Maxim, 2021).</w:t>
            </w:r>
          </w:p>
        </w:tc>
        <w:tc>
          <w:tcPr>
            <w:shd w:fill="c6d9f1" w:val="clear"/>
          </w:tcPr>
          <w:p w:rsidR="00000000" w:rsidDel="00000000" w:rsidP="00000000" w:rsidRDefault="00000000" w:rsidRPr="00000000" w14:paraId="0000003D">
            <w:pPr>
              <w:spacing w:line="360" w:lineRule="auto"/>
              <w:jc w:val="both"/>
              <w:rPr>
                <w:sz w:val="20"/>
                <w:szCs w:val="20"/>
              </w:rPr>
            </w:pPr>
            <w:sdt>
              <w:sdtPr>
                <w:tag w:val="goog_rdk_2"/>
              </w:sdtPr>
              <w:sdtContent>
                <w:commentRangeStart w:id="2"/>
              </w:sdtContent>
            </w:sdt>
            <w:r w:rsidDel="00000000" w:rsidR="00000000" w:rsidRPr="00000000">
              <w:rPr/>
              <w:drawing>
                <wp:inline distB="0" distT="0" distL="0" distR="0">
                  <wp:extent cx="2076450" cy="2076450"/>
                  <wp:effectExtent b="0" l="0" r="0" t="0"/>
                  <wp:docPr descr="Concepto de evaluación de crédito dibujado a mano con documentos" id="96" name="image8.jpg"/>
                  <a:graphic>
                    <a:graphicData uri="http://schemas.openxmlformats.org/drawingml/2006/picture">
                      <pic:pic>
                        <pic:nvPicPr>
                          <pic:cNvPr descr="Concepto de evaluación de crédito dibujado a mano con documentos" id="0" name="image8.jpg"/>
                          <pic:cNvPicPr preferRelativeResize="0"/>
                        </pic:nvPicPr>
                        <pic:blipFill>
                          <a:blip r:embed="rId10"/>
                          <a:srcRect b="0" l="0" r="0" t="0"/>
                          <a:stretch>
                            <a:fillRect/>
                          </a:stretch>
                        </pic:blipFill>
                        <pic:spPr>
                          <a:xfrm>
                            <a:off x="0" y="0"/>
                            <a:ext cx="2076450" cy="2076450"/>
                          </a:xfrm>
                          <a:prstGeom prst="rect"/>
                          <a:ln/>
                        </pic:spPr>
                      </pic:pic>
                    </a:graphicData>
                  </a:graphic>
                </wp:inline>
              </w:drawing>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3E">
      <w:pPr>
        <w:spacing w:line="360" w:lineRule="auto"/>
        <w:jc w:val="both"/>
        <w:rPr>
          <w:sz w:val="20"/>
          <w:szCs w:val="20"/>
        </w:rPr>
      </w:pPr>
      <w:r w:rsidDel="00000000" w:rsidR="00000000" w:rsidRPr="00000000">
        <w:rPr>
          <w:rtl w:val="0"/>
        </w:rPr>
      </w:r>
    </w:p>
    <w:p w:rsidR="00000000" w:rsidDel="00000000" w:rsidP="00000000" w:rsidRDefault="00000000" w:rsidRPr="00000000" w14:paraId="0000003F">
      <w:pPr>
        <w:spacing w:line="360" w:lineRule="auto"/>
        <w:jc w:val="both"/>
        <w:rPr>
          <w:sz w:val="20"/>
          <w:szCs w:val="20"/>
        </w:rPr>
      </w:pPr>
      <w:r w:rsidDel="00000000" w:rsidR="00000000" w:rsidRPr="00000000">
        <w:rPr>
          <w:sz w:val="20"/>
          <w:szCs w:val="20"/>
          <w:rtl w:val="0"/>
        </w:rPr>
        <w:t xml:space="preserve">Para la validación de estos, es necesario seguir una serie de recomendaciones que garanticen el cumplimiento y la gestión de los requisitos ya establecidos, además después se deben definir y registrar los requisitos, sometiéndose a una observación y evaluación del cumplimiento de los elementos mínimos para garantizar que no se presenten dudas o ambigüedades en fases posteriores. </w:t>
      </w:r>
    </w:p>
    <w:p w:rsidR="00000000" w:rsidDel="00000000" w:rsidP="00000000" w:rsidRDefault="00000000" w:rsidRPr="00000000" w14:paraId="00000040">
      <w:pPr>
        <w:spacing w:line="360" w:lineRule="auto"/>
        <w:jc w:val="both"/>
        <w:rPr>
          <w:sz w:val="20"/>
          <w:szCs w:val="20"/>
        </w:rPr>
      </w:pPr>
      <w:r w:rsidDel="00000000" w:rsidR="00000000" w:rsidRPr="00000000">
        <w:rPr>
          <w:rtl w:val="0"/>
        </w:rPr>
      </w:r>
    </w:p>
    <w:p w:rsidR="00000000" w:rsidDel="00000000" w:rsidP="00000000" w:rsidRDefault="00000000" w:rsidRPr="00000000" w14:paraId="00000041">
      <w:pPr>
        <w:spacing w:line="360" w:lineRule="auto"/>
        <w:jc w:val="both"/>
        <w:rPr>
          <w:sz w:val="20"/>
          <w:szCs w:val="20"/>
        </w:rPr>
      </w:pPr>
      <w:r w:rsidDel="00000000" w:rsidR="00000000" w:rsidRPr="00000000">
        <w:rPr>
          <w:sz w:val="20"/>
          <w:szCs w:val="20"/>
          <w:rtl w:val="0"/>
        </w:rPr>
        <w:t xml:space="preserve">Si bien, ningún proyecto está exento de que algunas cosas cambien, que estas novedades de cambios no suceden por mala planeación y mal análisis y toma de requisitos; esto sin duda, reduce la incertidumbre que se pueda presentar en los proyectos y los estimativos puedan ser más aproximados a la realidad.</w:t>
      </w:r>
    </w:p>
    <w:p w:rsidR="00000000" w:rsidDel="00000000" w:rsidP="00000000" w:rsidRDefault="00000000" w:rsidRPr="00000000" w14:paraId="0000004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Variables claves y restricciones</w:t>
      </w:r>
    </w:p>
    <w:p w:rsidR="00000000" w:rsidDel="00000000" w:rsidP="00000000" w:rsidRDefault="00000000" w:rsidRPr="00000000" w14:paraId="00000043">
      <w:pPr>
        <w:spacing w:line="360" w:lineRule="auto"/>
        <w:rPr>
          <w:sz w:val="20"/>
          <w:szCs w:val="20"/>
        </w:rPr>
      </w:pPr>
      <w:r w:rsidDel="00000000" w:rsidR="00000000" w:rsidRPr="00000000">
        <w:rPr>
          <w:rtl w:val="0"/>
        </w:rPr>
      </w:r>
    </w:p>
    <w:p w:rsidR="00000000" w:rsidDel="00000000" w:rsidP="00000000" w:rsidRDefault="00000000" w:rsidRPr="00000000" w14:paraId="00000044">
      <w:pPr>
        <w:spacing w:line="360" w:lineRule="auto"/>
        <w:rPr>
          <w:sz w:val="20"/>
          <w:szCs w:val="20"/>
        </w:rPr>
      </w:pPr>
      <w:r w:rsidDel="00000000" w:rsidR="00000000" w:rsidRPr="00000000">
        <w:rPr>
          <w:sz w:val="20"/>
          <w:szCs w:val="20"/>
          <w:rtl w:val="0"/>
        </w:rPr>
        <w:t xml:space="preserve">La ingeniería de requisitos abarca diferentes áreas de control para que  los informes de requisitos contengan los aspectos mínimos ya sea de manera explícita o implícita dentro de la documentación. </w:t>
      </w:r>
    </w:p>
    <w:p w:rsidR="00000000" w:rsidDel="00000000" w:rsidP="00000000" w:rsidRDefault="00000000" w:rsidRPr="00000000" w14:paraId="00000045">
      <w:pPr>
        <w:spacing w:line="360" w:lineRule="auto"/>
        <w:rPr>
          <w:sz w:val="20"/>
          <w:szCs w:val="20"/>
        </w:rPr>
      </w:pPr>
      <w:r w:rsidDel="00000000" w:rsidR="00000000" w:rsidRPr="00000000">
        <w:rPr>
          <w:rtl w:val="0"/>
        </w:rPr>
      </w:r>
    </w:p>
    <w:p w:rsidR="00000000" w:rsidDel="00000000" w:rsidP="00000000" w:rsidRDefault="00000000" w:rsidRPr="00000000" w14:paraId="00000046">
      <w:pPr>
        <w:spacing w:line="360" w:lineRule="auto"/>
        <w:rPr>
          <w:sz w:val="20"/>
          <w:szCs w:val="20"/>
        </w:rPr>
      </w:pPr>
      <w:r w:rsidDel="00000000" w:rsidR="00000000" w:rsidRPr="00000000">
        <w:rPr>
          <w:sz w:val="20"/>
          <w:szCs w:val="20"/>
          <w:rtl w:val="0"/>
        </w:rPr>
        <w:t xml:space="preserve">Por lo cual,  Presman &amp; Maxim (2021) proponen los siguientes elementos en el proceso de validación: </w:t>
      </w:r>
    </w:p>
    <w:p w:rsidR="00000000" w:rsidDel="00000000" w:rsidP="00000000" w:rsidRDefault="00000000" w:rsidRPr="00000000" w14:paraId="00000047">
      <w:pPr>
        <w:spacing w:line="36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457950" cy="885825"/>
                <wp:effectExtent b="0" l="0" r="0" t="0"/>
                <wp:wrapNone/>
                <wp:docPr id="87" name=""/>
                <a:graphic>
                  <a:graphicData uri="http://schemas.microsoft.com/office/word/2010/wordprocessingShape">
                    <wps:wsp>
                      <wps:cNvSpPr/>
                      <wps:cNvPr id="5" name="Shape 5"/>
                      <wps:spPr>
                        <a:xfrm>
                          <a:off x="2121788" y="3341850"/>
                          <a:ext cx="6448425" cy="876300"/>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DI_CF05_1-1_Variables_y_Restricciones_Slide_diapositivas_titulos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457950" cy="885825"/>
                <wp:effectExtent b="0" l="0" r="0" t="0"/>
                <wp:wrapNone/>
                <wp:docPr id="87"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6457950" cy="885825"/>
                        </a:xfrm>
                        <a:prstGeom prst="rect"/>
                        <a:ln/>
                      </pic:spPr>
                    </pic:pic>
                  </a:graphicData>
                </a:graphic>
              </wp:anchor>
            </w:drawing>
          </mc:Fallback>
        </mc:AlternateContent>
      </w:r>
    </w:p>
    <w:p w:rsidR="00000000" w:rsidDel="00000000" w:rsidP="00000000" w:rsidRDefault="00000000" w:rsidRPr="00000000" w14:paraId="00000048">
      <w:pPr>
        <w:spacing w:line="360" w:lineRule="auto"/>
        <w:rPr>
          <w:sz w:val="20"/>
          <w:szCs w:val="20"/>
        </w:rPr>
      </w:pPr>
      <w:r w:rsidDel="00000000" w:rsidR="00000000" w:rsidRPr="00000000">
        <w:rPr>
          <w:rtl w:val="0"/>
        </w:rPr>
      </w:r>
    </w:p>
    <w:p w:rsidR="00000000" w:rsidDel="00000000" w:rsidP="00000000" w:rsidRDefault="00000000" w:rsidRPr="00000000" w14:paraId="00000049">
      <w:pPr>
        <w:spacing w:line="360" w:lineRule="auto"/>
        <w:rPr>
          <w:sz w:val="20"/>
          <w:szCs w:val="20"/>
        </w:rPr>
      </w:pPr>
      <w:r w:rsidDel="00000000" w:rsidR="00000000" w:rsidRPr="00000000">
        <w:rPr>
          <w:rtl w:val="0"/>
        </w:rPr>
      </w:r>
    </w:p>
    <w:p w:rsidR="00000000" w:rsidDel="00000000" w:rsidP="00000000" w:rsidRDefault="00000000" w:rsidRPr="00000000" w14:paraId="0000004A">
      <w:pPr>
        <w:spacing w:line="360" w:lineRule="auto"/>
        <w:rPr>
          <w:sz w:val="20"/>
          <w:szCs w:val="20"/>
        </w:rPr>
      </w:pPr>
      <w:r w:rsidDel="00000000" w:rsidR="00000000" w:rsidRPr="00000000">
        <w:rPr>
          <w:rtl w:val="0"/>
        </w:rPr>
      </w:r>
    </w:p>
    <w:p w:rsidR="00000000" w:rsidDel="00000000" w:rsidP="00000000" w:rsidRDefault="00000000" w:rsidRPr="00000000" w14:paraId="0000004B">
      <w:pPr>
        <w:spacing w:line="360" w:lineRule="auto"/>
        <w:rPr>
          <w:color w:val="000000"/>
          <w:sz w:val="20"/>
          <w:szCs w:val="20"/>
        </w:rPr>
      </w:pPr>
      <w:r w:rsidDel="00000000" w:rsidR="00000000" w:rsidRPr="00000000">
        <w:rPr>
          <w:rtl w:val="0"/>
        </w:rPr>
      </w:r>
    </w:p>
    <w:p w:rsidR="00000000" w:rsidDel="00000000" w:rsidP="00000000" w:rsidRDefault="00000000" w:rsidRPr="00000000" w14:paraId="0000004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En el siguiente esquema se resumen los 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lementos claves en la documentación de requisitos:</w:t>
      </w:r>
    </w:p>
    <w:p w:rsidR="00000000" w:rsidDel="00000000" w:rsidP="00000000" w:rsidRDefault="00000000" w:rsidRPr="00000000" w14:paraId="0000004D">
      <w:pPr>
        <w:spacing w:line="360" w:lineRule="auto"/>
        <w:rPr>
          <w:sz w:val="20"/>
          <w:szCs w:val="20"/>
        </w:rPr>
      </w:pPr>
      <w:r w:rsidDel="00000000" w:rsidR="00000000" w:rsidRPr="00000000">
        <w:rPr>
          <w:sz w:val="20"/>
          <w:szCs w:val="20"/>
        </w:rPr>
        <mc:AlternateContent>
          <mc:Choice Requires="wpg">
            <w:drawing>
              <wp:inline distB="0" distT="0" distL="0" distR="0">
                <wp:extent cx="6438900" cy="5476875"/>
                <wp:effectExtent b="0" l="0" r="0" t="0"/>
                <wp:docPr id="88" name=""/>
                <a:graphic>
                  <a:graphicData uri="http://schemas.microsoft.com/office/word/2010/wordprocessingGroup">
                    <wpg:wgp>
                      <wpg:cNvGrpSpPr/>
                      <wpg:grpSpPr>
                        <a:xfrm>
                          <a:off x="0" y="0"/>
                          <a:ext cx="6438900" cy="5476875"/>
                          <a:chOff x="0" y="0"/>
                          <a:chExt cx="6451600" cy="5489425"/>
                        </a:xfrm>
                      </wpg:grpSpPr>
                      <wpg:grpSp>
                        <wpg:cNvGrpSpPr/>
                        <wpg:grpSpPr>
                          <a:xfrm>
                            <a:off x="0" y="0"/>
                            <a:ext cx="6438900" cy="5476875"/>
                            <a:chOff x="0" y="0"/>
                            <a:chExt cx="6438900" cy="5476875"/>
                          </a:xfrm>
                        </wpg:grpSpPr>
                        <wps:wsp>
                          <wps:cNvSpPr/>
                          <wps:cNvPr id="7" name="Shape 7"/>
                          <wps:spPr>
                            <a:xfrm>
                              <a:off x="0" y="0"/>
                              <a:ext cx="6438900" cy="547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4936509"/>
                              <a:ext cx="6438899" cy="540199"/>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0" y="4936509"/>
                              <a:ext cx="6438899" cy="2917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GESTIÓN DE CAMBIOS</w:t>
                                </w:r>
                              </w:p>
                            </w:txbxContent>
                          </wps:txbx>
                          <wps:bodyPr anchorCtr="0" anchor="ctr" bIns="71100" lIns="71100" spcFirstLastPara="1" rIns="71100" wrap="square" tIns="71100">
                            <a:noAutofit/>
                          </wps:bodyPr>
                        </wps:wsp>
                        <wps:wsp>
                          <wps:cNvSpPr/>
                          <wps:cNvPr id="10" name="Shape 10"/>
                          <wps:spPr>
                            <a:xfrm>
                              <a:off x="0" y="5217413"/>
                              <a:ext cx="6438899" cy="248491"/>
                            </a:xfrm>
                            <a:prstGeom prst="rect">
                              <a:avLst/>
                            </a:prstGeom>
                            <a:solidFill>
                              <a:srgbClr val="FBDCCE">
                                <a:alpha val="89803"/>
                              </a:srgbClr>
                            </a:solidFill>
                            <a:ln cap="flat" cmpd="sng" w="25400">
                              <a:solidFill>
                                <a:srgbClr val="FBDCCE">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0" y="5217413"/>
                              <a:ext cx="6438899" cy="24849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Establecer actividades o protocolos que ayuden al equipo a controlar y gestionar cambios de requisitos</w:t>
                                </w:r>
                              </w:p>
                            </w:txbxContent>
                          </wps:txbx>
                          <wps:bodyPr anchorCtr="0" anchor="ctr" bIns="10150" lIns="56875" spcFirstLastPara="1" rIns="56875" wrap="square" tIns="10150">
                            <a:noAutofit/>
                          </wps:bodyPr>
                        </wps:wsp>
                        <wps:wsp>
                          <wps:cNvSpPr/>
                          <wps:cNvPr id="12" name="Shape 12"/>
                          <wps:spPr>
                            <a:xfrm rot="10800000">
                              <a:off x="0" y="4113785"/>
                              <a:ext cx="6438899" cy="830826"/>
                            </a:xfrm>
                            <a:prstGeom prst="upArrowCallout">
                              <a:avLst>
                                <a:gd fmla="val 25000" name="adj1"/>
                                <a:gd fmla="val 25000" name="adj2"/>
                                <a:gd fmla="val 25000" name="adj3"/>
                                <a:gd fmla="val 64977" name="adj4"/>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0" y="4113785"/>
                              <a:ext cx="6438899" cy="2916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VALIDACIÓN</w:t>
                                </w:r>
                              </w:p>
                            </w:txbxContent>
                          </wps:txbx>
                          <wps:bodyPr anchorCtr="0" anchor="ctr" bIns="71100" lIns="71100" spcFirstLastPara="1" rIns="71100" wrap="square" tIns="71100">
                            <a:noAutofit/>
                          </wps:bodyPr>
                        </wps:wsp>
                        <wps:wsp>
                          <wps:cNvSpPr/>
                          <wps:cNvPr id="14" name="Shape 14"/>
                          <wps:spPr>
                            <a:xfrm>
                              <a:off x="0" y="4405405"/>
                              <a:ext cx="3219449" cy="248417"/>
                            </a:xfrm>
                            <a:prstGeom prst="rect">
                              <a:avLst/>
                            </a:prstGeom>
                            <a:solidFill>
                              <a:srgbClr val="FBDCCE">
                                <a:alpha val="89803"/>
                              </a:srgbClr>
                            </a:solidFill>
                            <a:ln cap="flat" cmpd="sng" w="25400">
                              <a:solidFill>
                                <a:srgbClr val="FBDCCE">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0" y="4405405"/>
                              <a:ext cx="3219449" cy="2484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Establecer viabilidad, claridad</w:t>
                                </w:r>
                              </w:p>
                            </w:txbxContent>
                          </wps:txbx>
                          <wps:bodyPr anchorCtr="0" anchor="ctr" bIns="10150" lIns="56875" spcFirstLastPara="1" rIns="56875" wrap="square" tIns="10150">
                            <a:noAutofit/>
                          </wps:bodyPr>
                        </wps:wsp>
                        <wps:wsp>
                          <wps:cNvSpPr/>
                          <wps:cNvPr id="16" name="Shape 16"/>
                          <wps:spPr>
                            <a:xfrm>
                              <a:off x="3219449" y="4405405"/>
                              <a:ext cx="3219449" cy="248417"/>
                            </a:xfrm>
                            <a:prstGeom prst="rect">
                              <a:avLst/>
                            </a:prstGeom>
                            <a:solidFill>
                              <a:srgbClr val="FBDCCE">
                                <a:alpha val="89803"/>
                              </a:srgbClr>
                            </a:solidFill>
                            <a:ln cap="flat" cmpd="sng" w="25400">
                              <a:solidFill>
                                <a:srgbClr val="FBDCCE">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3219449" y="4405405"/>
                              <a:ext cx="3219449" cy="2484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Evaluar que esté bien registrado y documentado cada requisito</w:t>
                                </w:r>
                              </w:p>
                            </w:txbxContent>
                          </wps:txbx>
                          <wps:bodyPr anchorCtr="0" anchor="ctr" bIns="10150" lIns="56875" spcFirstLastPara="1" rIns="56875" wrap="square" tIns="10150">
                            <a:noAutofit/>
                          </wps:bodyPr>
                        </wps:wsp>
                        <wps:wsp>
                          <wps:cNvSpPr/>
                          <wps:cNvPr id="18" name="Shape 18"/>
                          <wps:spPr>
                            <a:xfrm rot="10800000">
                              <a:off x="0" y="3291061"/>
                              <a:ext cx="6438899" cy="830826"/>
                            </a:xfrm>
                            <a:prstGeom prst="upArrowCallout">
                              <a:avLst>
                                <a:gd fmla="val 25000" name="adj1"/>
                                <a:gd fmla="val 25000" name="adj2"/>
                                <a:gd fmla="val 25000" name="adj3"/>
                                <a:gd fmla="val 64977" name="adj4"/>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0" y="3291061"/>
                              <a:ext cx="6438899" cy="2916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ESPECIFICACIÓN</w:t>
                                </w:r>
                              </w:p>
                            </w:txbxContent>
                          </wps:txbx>
                          <wps:bodyPr anchorCtr="0" anchor="ctr" bIns="71100" lIns="71100" spcFirstLastPara="1" rIns="71100" wrap="square" tIns="71100">
                            <a:noAutofit/>
                          </wps:bodyPr>
                        </wps:wsp>
                        <wps:wsp>
                          <wps:cNvSpPr/>
                          <wps:cNvPr id="20" name="Shape 20"/>
                          <wps:spPr>
                            <a:xfrm>
                              <a:off x="0" y="3582681"/>
                              <a:ext cx="3219449" cy="248417"/>
                            </a:xfrm>
                            <a:prstGeom prst="rect">
                              <a:avLst/>
                            </a:prstGeom>
                            <a:solidFill>
                              <a:srgbClr val="FBDCCE">
                                <a:alpha val="89803"/>
                              </a:srgbClr>
                            </a:solidFill>
                            <a:ln cap="flat" cmpd="sng" w="25400">
                              <a:solidFill>
                                <a:srgbClr val="FBDCCE">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0" y="3582681"/>
                              <a:ext cx="3219449" cy="2484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Usar métodos de documentación según metodología (plantillas de requisitos)</w:t>
                                </w:r>
                              </w:p>
                            </w:txbxContent>
                          </wps:txbx>
                          <wps:bodyPr anchorCtr="0" anchor="ctr" bIns="10150" lIns="56875" spcFirstLastPara="1" rIns="56875" wrap="square" tIns="10150">
                            <a:noAutofit/>
                          </wps:bodyPr>
                        </wps:wsp>
                        <wps:wsp>
                          <wps:cNvSpPr/>
                          <wps:cNvPr id="22" name="Shape 22"/>
                          <wps:spPr>
                            <a:xfrm>
                              <a:off x="3219449" y="3582681"/>
                              <a:ext cx="3219449" cy="248417"/>
                            </a:xfrm>
                            <a:prstGeom prst="rect">
                              <a:avLst/>
                            </a:prstGeom>
                            <a:solidFill>
                              <a:srgbClr val="FBDCCE">
                                <a:alpha val="89803"/>
                              </a:srgbClr>
                            </a:solidFill>
                            <a:ln cap="flat" cmpd="sng" w="25400">
                              <a:solidFill>
                                <a:srgbClr val="FBDCCE">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3219449" y="3582681"/>
                              <a:ext cx="3219449" cy="2484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Especificaciones claras y técnicas para programar</w:t>
                                </w:r>
                              </w:p>
                            </w:txbxContent>
                          </wps:txbx>
                          <wps:bodyPr anchorCtr="0" anchor="ctr" bIns="10150" lIns="56875" spcFirstLastPara="1" rIns="56875" wrap="square" tIns="10150">
                            <a:noAutofit/>
                          </wps:bodyPr>
                        </wps:wsp>
                        <wps:wsp>
                          <wps:cNvSpPr/>
                          <wps:cNvPr id="24" name="Shape 24"/>
                          <wps:spPr>
                            <a:xfrm rot="10800000">
                              <a:off x="0" y="2468337"/>
                              <a:ext cx="6438899" cy="830826"/>
                            </a:xfrm>
                            <a:prstGeom prst="upArrowCallout">
                              <a:avLst>
                                <a:gd fmla="val 25000" name="adj1"/>
                                <a:gd fmla="val 25000" name="adj2"/>
                                <a:gd fmla="val 25000" name="adj3"/>
                                <a:gd fmla="val 64977" name="adj4"/>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0" y="2468337"/>
                              <a:ext cx="6438899" cy="2916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NEGOCIACIÓN</w:t>
                                </w:r>
                              </w:p>
                            </w:txbxContent>
                          </wps:txbx>
                          <wps:bodyPr anchorCtr="0" anchor="ctr" bIns="71100" lIns="71100" spcFirstLastPara="1" rIns="71100" wrap="square" tIns="71100">
                            <a:noAutofit/>
                          </wps:bodyPr>
                        </wps:wsp>
                        <wps:wsp>
                          <wps:cNvSpPr/>
                          <wps:cNvPr id="26" name="Shape 26"/>
                          <wps:spPr>
                            <a:xfrm>
                              <a:off x="0" y="2759957"/>
                              <a:ext cx="1609724" cy="248417"/>
                            </a:xfrm>
                            <a:prstGeom prst="rect">
                              <a:avLst/>
                            </a:prstGeom>
                            <a:solidFill>
                              <a:srgbClr val="FBDCCE">
                                <a:alpha val="89803"/>
                              </a:srgbClr>
                            </a:solidFill>
                            <a:ln cap="flat" cmpd="sng" w="25400">
                              <a:solidFill>
                                <a:srgbClr val="FBDCCE">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0" y="2759957"/>
                              <a:ext cx="1609724" cy="2484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Establecer recursos (tiempo, dinero, equipo, etc.)</w:t>
                                </w:r>
                              </w:p>
                            </w:txbxContent>
                          </wps:txbx>
                          <wps:bodyPr anchorCtr="0" anchor="ctr" bIns="10150" lIns="56875" spcFirstLastPara="1" rIns="56875" wrap="square" tIns="10150">
                            <a:noAutofit/>
                          </wps:bodyPr>
                        </wps:wsp>
                        <wps:wsp>
                          <wps:cNvSpPr/>
                          <wps:cNvPr id="28" name="Shape 28"/>
                          <wps:spPr>
                            <a:xfrm>
                              <a:off x="1609725" y="2759957"/>
                              <a:ext cx="1609724" cy="248417"/>
                            </a:xfrm>
                            <a:prstGeom prst="rect">
                              <a:avLst/>
                            </a:prstGeom>
                            <a:solidFill>
                              <a:srgbClr val="FBDCCE">
                                <a:alpha val="89803"/>
                              </a:srgbClr>
                            </a:solidFill>
                            <a:ln cap="flat" cmpd="sng" w="25400">
                              <a:solidFill>
                                <a:srgbClr val="FBDCCE">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1609725" y="2759957"/>
                              <a:ext cx="1609724" cy="2484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Establecer prioridad de requisitos</w:t>
                                </w:r>
                              </w:p>
                            </w:txbxContent>
                          </wps:txbx>
                          <wps:bodyPr anchorCtr="0" anchor="ctr" bIns="10150" lIns="56875" spcFirstLastPara="1" rIns="56875" wrap="square" tIns="10150">
                            <a:noAutofit/>
                          </wps:bodyPr>
                        </wps:wsp>
                        <wps:wsp>
                          <wps:cNvSpPr/>
                          <wps:cNvPr id="30" name="Shape 30"/>
                          <wps:spPr>
                            <a:xfrm>
                              <a:off x="3219449" y="2759957"/>
                              <a:ext cx="1609724" cy="248417"/>
                            </a:xfrm>
                            <a:prstGeom prst="rect">
                              <a:avLst/>
                            </a:prstGeom>
                            <a:solidFill>
                              <a:srgbClr val="FBDCCE">
                                <a:alpha val="89803"/>
                              </a:srgbClr>
                            </a:solidFill>
                            <a:ln cap="flat" cmpd="sng" w="25400">
                              <a:solidFill>
                                <a:srgbClr val="FBDCCE">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3219449" y="2759957"/>
                              <a:ext cx="1609724" cy="2484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Cierre de acuerdos gana / gana</w:t>
                                </w:r>
                              </w:p>
                            </w:txbxContent>
                          </wps:txbx>
                          <wps:bodyPr anchorCtr="0" anchor="ctr" bIns="10150" lIns="56875" spcFirstLastPara="1" rIns="56875" wrap="square" tIns="10150">
                            <a:noAutofit/>
                          </wps:bodyPr>
                        </wps:wsp>
                        <wps:wsp>
                          <wps:cNvSpPr/>
                          <wps:cNvPr id="32" name="Shape 32"/>
                          <wps:spPr>
                            <a:xfrm>
                              <a:off x="4829174" y="2759957"/>
                              <a:ext cx="1609724" cy="248417"/>
                            </a:xfrm>
                            <a:prstGeom prst="rect">
                              <a:avLst/>
                            </a:prstGeom>
                            <a:solidFill>
                              <a:srgbClr val="FBDCCE">
                                <a:alpha val="89803"/>
                              </a:srgbClr>
                            </a:solidFill>
                            <a:ln cap="flat" cmpd="sng" w="25400">
                              <a:solidFill>
                                <a:srgbClr val="FBDCCE">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3" name="Shape 33"/>
                          <wps:spPr>
                            <a:xfrm>
                              <a:off x="4829174" y="2759957"/>
                              <a:ext cx="1609724" cy="2484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Claridad del alcance</w:t>
                                </w:r>
                              </w:p>
                            </w:txbxContent>
                          </wps:txbx>
                          <wps:bodyPr anchorCtr="0" anchor="ctr" bIns="10150" lIns="56875" spcFirstLastPara="1" rIns="56875" wrap="square" tIns="10150">
                            <a:noAutofit/>
                          </wps:bodyPr>
                        </wps:wsp>
                        <wps:wsp>
                          <wps:cNvSpPr/>
                          <wps:cNvPr id="34" name="Shape 34"/>
                          <wps:spPr>
                            <a:xfrm rot="10800000">
                              <a:off x="0" y="1645613"/>
                              <a:ext cx="6438899" cy="830826"/>
                            </a:xfrm>
                            <a:prstGeom prst="upArrowCallout">
                              <a:avLst>
                                <a:gd fmla="val 25000" name="adj1"/>
                                <a:gd fmla="val 25000" name="adj2"/>
                                <a:gd fmla="val 25000" name="adj3"/>
                                <a:gd fmla="val 64977" name="adj4"/>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0" y="1645613"/>
                              <a:ext cx="6438899" cy="2916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ELABORACIÓN</w:t>
                                </w:r>
                              </w:p>
                            </w:txbxContent>
                          </wps:txbx>
                          <wps:bodyPr anchorCtr="0" anchor="ctr" bIns="71100" lIns="71100" spcFirstLastPara="1" rIns="71100" wrap="square" tIns="71100">
                            <a:noAutofit/>
                          </wps:bodyPr>
                        </wps:wsp>
                        <wps:wsp>
                          <wps:cNvSpPr/>
                          <wps:cNvPr id="36" name="Shape 36"/>
                          <wps:spPr>
                            <a:xfrm>
                              <a:off x="3143" y="1937234"/>
                              <a:ext cx="2144204" cy="248417"/>
                            </a:xfrm>
                            <a:prstGeom prst="rect">
                              <a:avLst/>
                            </a:prstGeom>
                            <a:solidFill>
                              <a:srgbClr val="FBDCCE">
                                <a:alpha val="89803"/>
                              </a:srgbClr>
                            </a:solidFill>
                            <a:ln cap="flat" cmpd="sng" w="25400">
                              <a:solidFill>
                                <a:srgbClr val="FBDCCE">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3143" y="1937234"/>
                              <a:ext cx="2144204" cy="2484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Análisis de requisitos</w:t>
                                </w:r>
                              </w:p>
                            </w:txbxContent>
                          </wps:txbx>
                          <wps:bodyPr anchorCtr="0" anchor="ctr" bIns="10150" lIns="56875" spcFirstLastPara="1" rIns="56875" wrap="square" tIns="10150">
                            <a:noAutofit/>
                          </wps:bodyPr>
                        </wps:wsp>
                        <wps:wsp>
                          <wps:cNvSpPr/>
                          <wps:cNvPr id="38" name="Shape 38"/>
                          <wps:spPr>
                            <a:xfrm>
                              <a:off x="2147347" y="1937234"/>
                              <a:ext cx="2144204" cy="248417"/>
                            </a:xfrm>
                            <a:prstGeom prst="rect">
                              <a:avLst/>
                            </a:prstGeom>
                            <a:solidFill>
                              <a:srgbClr val="FBDCCE">
                                <a:alpha val="89803"/>
                              </a:srgbClr>
                            </a:solidFill>
                            <a:ln cap="flat" cmpd="sng" w="25400">
                              <a:solidFill>
                                <a:srgbClr val="FBDCCE">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2147347" y="1937234"/>
                              <a:ext cx="2144204" cy="2484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Diagramar soluciones</w:t>
                                </w:r>
                              </w:p>
                            </w:txbxContent>
                          </wps:txbx>
                          <wps:bodyPr anchorCtr="0" anchor="ctr" bIns="10150" lIns="56875" spcFirstLastPara="1" rIns="56875" wrap="square" tIns="10150">
                            <a:noAutofit/>
                          </wps:bodyPr>
                        </wps:wsp>
                        <wps:wsp>
                          <wps:cNvSpPr/>
                          <wps:cNvPr id="40" name="Shape 40"/>
                          <wps:spPr>
                            <a:xfrm>
                              <a:off x="4291552" y="1937234"/>
                              <a:ext cx="2144204" cy="248417"/>
                            </a:xfrm>
                            <a:prstGeom prst="rect">
                              <a:avLst/>
                            </a:prstGeom>
                            <a:solidFill>
                              <a:srgbClr val="FBDCCE">
                                <a:alpha val="89803"/>
                              </a:srgbClr>
                            </a:solidFill>
                            <a:ln cap="flat" cmpd="sng" w="25400">
                              <a:solidFill>
                                <a:srgbClr val="FBDCCE">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4291552" y="1937234"/>
                              <a:ext cx="2144204" cy="2484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Describir solución claramente</w:t>
                                </w:r>
                              </w:p>
                            </w:txbxContent>
                          </wps:txbx>
                          <wps:bodyPr anchorCtr="0" anchor="ctr" bIns="10150" lIns="56875" spcFirstLastPara="1" rIns="56875" wrap="square" tIns="10150">
                            <a:noAutofit/>
                          </wps:bodyPr>
                        </wps:wsp>
                        <wps:wsp>
                          <wps:cNvSpPr/>
                          <wps:cNvPr id="42" name="Shape 42"/>
                          <wps:spPr>
                            <a:xfrm rot="10800000">
                              <a:off x="0" y="822889"/>
                              <a:ext cx="6438899" cy="830826"/>
                            </a:xfrm>
                            <a:prstGeom prst="upArrowCallout">
                              <a:avLst>
                                <a:gd fmla="val 25000" name="adj1"/>
                                <a:gd fmla="val 25000" name="adj2"/>
                                <a:gd fmla="val 25000" name="adj3"/>
                                <a:gd fmla="val 64977" name="adj4"/>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3" name="Shape 43"/>
                          <wps:spPr>
                            <a:xfrm>
                              <a:off x="0" y="822889"/>
                              <a:ext cx="6438899" cy="2916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INDAGACIÓN</w:t>
                                </w:r>
                              </w:p>
                            </w:txbxContent>
                          </wps:txbx>
                          <wps:bodyPr anchorCtr="0" anchor="ctr" bIns="71100" lIns="71100" spcFirstLastPara="1" rIns="71100" wrap="square" tIns="71100">
                            <a:noAutofit/>
                          </wps:bodyPr>
                        </wps:wsp>
                        <wps:wsp>
                          <wps:cNvSpPr/>
                          <wps:cNvPr id="44" name="Shape 44"/>
                          <wps:spPr>
                            <a:xfrm>
                              <a:off x="3143" y="1114510"/>
                              <a:ext cx="2144204" cy="248417"/>
                            </a:xfrm>
                            <a:prstGeom prst="rect">
                              <a:avLst/>
                            </a:prstGeom>
                            <a:solidFill>
                              <a:srgbClr val="FBDCCE">
                                <a:alpha val="89803"/>
                              </a:srgbClr>
                            </a:solidFill>
                            <a:ln cap="flat" cmpd="sng" w="25400">
                              <a:solidFill>
                                <a:srgbClr val="FBDCCE">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5" name="Shape 45"/>
                          <wps:spPr>
                            <a:xfrm>
                              <a:off x="3143" y="1114510"/>
                              <a:ext cx="2144204" cy="2484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Escuchar clientes, usuarios</w:t>
                                </w:r>
                              </w:p>
                            </w:txbxContent>
                          </wps:txbx>
                          <wps:bodyPr anchorCtr="0" anchor="ctr" bIns="10150" lIns="56875" spcFirstLastPara="1" rIns="56875" wrap="square" tIns="10150">
                            <a:noAutofit/>
                          </wps:bodyPr>
                        </wps:wsp>
                        <wps:wsp>
                          <wps:cNvSpPr/>
                          <wps:cNvPr id="46" name="Shape 46"/>
                          <wps:spPr>
                            <a:xfrm>
                              <a:off x="2147347" y="1114510"/>
                              <a:ext cx="2144204" cy="248417"/>
                            </a:xfrm>
                            <a:prstGeom prst="rect">
                              <a:avLst/>
                            </a:prstGeom>
                            <a:solidFill>
                              <a:srgbClr val="FBDCCE">
                                <a:alpha val="89803"/>
                              </a:srgbClr>
                            </a:solidFill>
                            <a:ln cap="flat" cmpd="sng" w="25400">
                              <a:solidFill>
                                <a:srgbClr val="FBDCCE">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2147347" y="1114510"/>
                              <a:ext cx="2144204" cy="2484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Establece metas de negocio y las asocia requisitos</w:t>
                                </w:r>
                              </w:p>
                            </w:txbxContent>
                          </wps:txbx>
                          <wps:bodyPr anchorCtr="0" anchor="ctr" bIns="10150" lIns="56875" spcFirstLastPara="1" rIns="56875" wrap="square" tIns="10150">
                            <a:noAutofit/>
                          </wps:bodyPr>
                        </wps:wsp>
                        <wps:wsp>
                          <wps:cNvSpPr/>
                          <wps:cNvPr id="48" name="Shape 48"/>
                          <wps:spPr>
                            <a:xfrm>
                              <a:off x="4291552" y="1114510"/>
                              <a:ext cx="2144204" cy="248417"/>
                            </a:xfrm>
                            <a:prstGeom prst="rect">
                              <a:avLst/>
                            </a:prstGeom>
                            <a:solidFill>
                              <a:srgbClr val="FBDCCE">
                                <a:alpha val="89803"/>
                              </a:srgbClr>
                            </a:solidFill>
                            <a:ln cap="flat" cmpd="sng" w="25400">
                              <a:solidFill>
                                <a:srgbClr val="FBDCCE">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9" name="Shape 49"/>
                          <wps:spPr>
                            <a:xfrm>
                              <a:off x="4291552" y="1114510"/>
                              <a:ext cx="2144204" cy="2484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Asocia requisitos a metas y ponderar requisitos</w:t>
                                </w:r>
                              </w:p>
                            </w:txbxContent>
                          </wps:txbx>
                          <wps:bodyPr anchorCtr="0" anchor="ctr" bIns="10150" lIns="56875" spcFirstLastPara="1" rIns="56875" wrap="square" tIns="10150">
                            <a:noAutofit/>
                          </wps:bodyPr>
                        </wps:wsp>
                        <wps:wsp>
                          <wps:cNvSpPr/>
                          <wps:cNvPr id="50" name="Shape 50"/>
                          <wps:spPr>
                            <a:xfrm rot="10800000">
                              <a:off x="0" y="165"/>
                              <a:ext cx="6438899" cy="830826"/>
                            </a:xfrm>
                            <a:prstGeom prst="upArrowCallout">
                              <a:avLst>
                                <a:gd fmla="val 25000" name="adj1"/>
                                <a:gd fmla="val 25000" name="adj2"/>
                                <a:gd fmla="val 25000" name="adj3"/>
                                <a:gd fmla="val 64977" name="adj4"/>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0" y="165"/>
                              <a:ext cx="6438899" cy="2916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CONCEPCIÓN</w:t>
                                </w:r>
                              </w:p>
                            </w:txbxContent>
                          </wps:txbx>
                          <wps:bodyPr anchorCtr="0" anchor="ctr" bIns="71100" lIns="71100" spcFirstLastPara="1" rIns="71100" wrap="square" tIns="71100">
                            <a:noAutofit/>
                          </wps:bodyPr>
                        </wps:wsp>
                        <wps:wsp>
                          <wps:cNvSpPr/>
                          <wps:cNvPr id="52" name="Shape 52"/>
                          <wps:spPr>
                            <a:xfrm>
                              <a:off x="0" y="291786"/>
                              <a:ext cx="3219449" cy="248417"/>
                            </a:xfrm>
                            <a:prstGeom prst="rect">
                              <a:avLst/>
                            </a:prstGeom>
                            <a:solidFill>
                              <a:srgbClr val="FBDCCE">
                                <a:alpha val="89803"/>
                              </a:srgbClr>
                            </a:solidFill>
                            <a:ln cap="flat" cmpd="sng" w="25400">
                              <a:solidFill>
                                <a:srgbClr val="FBDCCE">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a:off x="0" y="291786"/>
                              <a:ext cx="3219449" cy="2484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Motivación para el desarrollo de la solución</w:t>
                                </w:r>
                              </w:p>
                            </w:txbxContent>
                          </wps:txbx>
                          <wps:bodyPr anchorCtr="0" anchor="ctr" bIns="10150" lIns="56875" spcFirstLastPara="1" rIns="56875" wrap="square" tIns="10150">
                            <a:noAutofit/>
                          </wps:bodyPr>
                        </wps:wsp>
                        <wps:wsp>
                          <wps:cNvSpPr/>
                          <wps:cNvPr id="54" name="Shape 54"/>
                          <wps:spPr>
                            <a:xfrm>
                              <a:off x="3219449" y="291786"/>
                              <a:ext cx="3219449" cy="248417"/>
                            </a:xfrm>
                            <a:prstGeom prst="rect">
                              <a:avLst/>
                            </a:prstGeom>
                            <a:solidFill>
                              <a:srgbClr val="FBDCCE">
                                <a:alpha val="89803"/>
                              </a:srgbClr>
                            </a:solidFill>
                            <a:ln cap="flat" cmpd="sng" w="25400">
                              <a:solidFill>
                                <a:srgbClr val="FBDCCE">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3219449" y="291786"/>
                              <a:ext cx="3219449" cy="2484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Identificar necesidades</w:t>
                                </w:r>
                              </w:p>
                            </w:txbxContent>
                          </wps:txbx>
                          <wps:bodyPr anchorCtr="0" anchor="ctr" bIns="10150" lIns="56875" spcFirstLastPara="1" rIns="56875" wrap="square" tIns="10150">
                            <a:noAutofit/>
                          </wps:bodyPr>
                        </wps:wsp>
                      </wpg:grpSp>
                    </wpg:wgp>
                  </a:graphicData>
                </a:graphic>
              </wp:inline>
            </w:drawing>
          </mc:Choice>
          <mc:Fallback>
            <w:drawing>
              <wp:inline distB="0" distT="0" distL="0" distR="0">
                <wp:extent cx="6438900" cy="5476875"/>
                <wp:effectExtent b="0" l="0" r="0" t="0"/>
                <wp:docPr id="88"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6438900" cy="5476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E">
      <w:pPr>
        <w:pStyle w:val="Heading2"/>
        <w:rPr>
          <w:b w:val="1"/>
          <w:sz w:val="20"/>
          <w:szCs w:val="20"/>
        </w:rPr>
      </w:pPr>
      <w:r w:rsidDel="00000000" w:rsidR="00000000" w:rsidRPr="00000000">
        <w:rPr>
          <w:b w:val="1"/>
          <w:sz w:val="20"/>
          <w:szCs w:val="20"/>
          <w:rtl w:val="0"/>
        </w:rPr>
        <w:t xml:space="preserve">1.2. Criterios de aceptación y validación de resultados</w:t>
      </w:r>
    </w:p>
    <w:p w:rsidR="00000000" w:rsidDel="00000000" w:rsidP="00000000" w:rsidRDefault="00000000" w:rsidRPr="00000000" w14:paraId="0000004F">
      <w:pPr>
        <w:jc w:val="both"/>
        <w:rPr>
          <w:sz w:val="20"/>
          <w:szCs w:val="20"/>
        </w:rPr>
      </w:pPr>
      <w:r w:rsidDel="00000000" w:rsidR="00000000" w:rsidRPr="00000000">
        <w:rPr>
          <w:sz w:val="20"/>
          <w:szCs w:val="20"/>
          <w:rtl w:val="0"/>
        </w:rPr>
        <w:t xml:space="preserve">Según la metodología seleccionada, se emplean diversas técnicas de criterios de evaluación, que engloban los  parámetros establecidos del modelo de gestión del proyecto, en el cual deben estar inmersos en los documentos de requisitos.</w:t>
      </w:r>
    </w:p>
    <w:p w:rsidR="00000000" w:rsidDel="00000000" w:rsidP="00000000" w:rsidRDefault="00000000" w:rsidRPr="00000000" w14:paraId="00000050">
      <w:pPr>
        <w:jc w:val="both"/>
        <w:rPr>
          <w:sz w:val="20"/>
          <w:szCs w:val="20"/>
        </w:rPr>
      </w:pPr>
      <w:r w:rsidDel="00000000" w:rsidR="00000000" w:rsidRPr="00000000">
        <w:rPr>
          <w:rtl w:val="0"/>
        </w:rPr>
      </w:r>
    </w:p>
    <w:p w:rsidR="00000000" w:rsidDel="00000000" w:rsidP="00000000" w:rsidRDefault="00000000" w:rsidRPr="00000000" w14:paraId="00000051">
      <w:pPr>
        <w:jc w:val="both"/>
        <w:rPr>
          <w:sz w:val="20"/>
          <w:szCs w:val="20"/>
        </w:rPr>
      </w:pPr>
      <w:r w:rsidDel="00000000" w:rsidR="00000000" w:rsidRPr="00000000">
        <w:rPr>
          <w:sz w:val="20"/>
          <w:szCs w:val="20"/>
          <w:rtl w:val="0"/>
        </w:rPr>
        <w:t xml:space="preserve">Es muy importante, analizar cada requisito en detalle, pues equivocaciones en estos podrían suponer costos y atrasos futuros; se busca es que la experiencia de desarrollo e implantación del proyecto sea la mejor posible, fluida, bien planeada y sin novedades graves.</w:t>
      </w:r>
    </w:p>
    <w:p w:rsidR="00000000" w:rsidDel="00000000" w:rsidP="00000000" w:rsidRDefault="00000000" w:rsidRPr="00000000" w14:paraId="00000052">
      <w:pPr>
        <w:jc w:val="both"/>
        <w:rPr>
          <w:sz w:val="20"/>
          <w:szCs w:val="20"/>
        </w:rPr>
      </w:pPr>
      <w:r w:rsidDel="00000000" w:rsidR="00000000" w:rsidRPr="00000000">
        <w:rPr>
          <w:rtl w:val="0"/>
        </w:rPr>
      </w:r>
    </w:p>
    <w:p w:rsidR="00000000" w:rsidDel="00000000" w:rsidP="00000000" w:rsidRDefault="00000000" w:rsidRPr="00000000" w14:paraId="00000053">
      <w:pPr>
        <w:jc w:val="both"/>
        <w:rPr>
          <w:sz w:val="20"/>
          <w:szCs w:val="20"/>
        </w:rPr>
      </w:pPr>
      <w:r w:rsidDel="00000000" w:rsidR="00000000" w:rsidRPr="00000000">
        <w:rPr>
          <w:sz w:val="20"/>
          <w:szCs w:val="20"/>
          <w:rtl w:val="0"/>
        </w:rPr>
        <w:t xml:space="preserve">Es conveniente revisar cada requerimiento, realizando preguntas puntuales para la comprobación de requisitos, en el siguiente esquema se relacionan cada una: </w:t>
      </w:r>
    </w:p>
    <w:p w:rsidR="00000000" w:rsidDel="00000000" w:rsidP="00000000" w:rsidRDefault="00000000" w:rsidRPr="00000000" w14:paraId="00000054">
      <w:pPr>
        <w:spacing w:line="360" w:lineRule="auto"/>
        <w:rPr>
          <w:sz w:val="20"/>
          <w:szCs w:val="20"/>
        </w:rPr>
      </w:pPr>
      <w:r w:rsidDel="00000000" w:rsidR="00000000" w:rsidRPr="00000000">
        <w:rPr>
          <w:rtl w:val="0"/>
        </w:rPr>
      </w:r>
    </w:p>
    <w:p w:rsidR="00000000" w:rsidDel="00000000" w:rsidP="00000000" w:rsidRDefault="00000000" w:rsidRPr="00000000" w14:paraId="00000055">
      <w:pPr>
        <w:keepNext w:val="1"/>
        <w:spacing w:line="360" w:lineRule="auto"/>
        <w:jc w:val="center"/>
        <w:rPr/>
      </w:pPr>
      <w:sdt>
        <w:sdtPr>
          <w:tag w:val="goog_rdk_3"/>
        </w:sdtPr>
        <w:sdtContent>
          <w:commentRangeStart w:id="3"/>
        </w:sdtContent>
      </w:sdt>
      <w:sdt>
        <w:sdtPr>
          <w:tag w:val="goog_rdk_4"/>
        </w:sdtPr>
        <w:sdtContent>
          <w:commentRangeStart w:id="4"/>
        </w:sdtContent>
      </w:sdt>
      <w:r w:rsidDel="00000000" w:rsidR="00000000" w:rsidRPr="00000000">
        <w:rPr/>
        <w:drawing>
          <wp:inline distB="0" distT="0" distL="0" distR="0">
            <wp:extent cx="6268192" cy="3814112"/>
            <wp:effectExtent b="0" l="0" r="0" t="0"/>
            <wp:docPr id="9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268192" cy="3814112"/>
                    </a:xfrm>
                    <a:prstGeom prst="rect"/>
                    <a:ln/>
                  </pic:spPr>
                </pic:pic>
              </a:graphicData>
            </a:graphic>
          </wp:inline>
        </w:drawing>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tl w:val="0"/>
        </w:rPr>
      </w:r>
    </w:p>
    <w:p w:rsidR="00000000" w:rsidDel="00000000" w:rsidP="00000000" w:rsidRDefault="00000000" w:rsidRPr="00000000" w14:paraId="00000057">
      <w:pPr>
        <w:jc w:val="both"/>
        <w:rPr>
          <w:sz w:val="20"/>
          <w:szCs w:val="20"/>
        </w:rPr>
      </w:pPr>
      <w:r w:rsidDel="00000000" w:rsidR="00000000" w:rsidRPr="00000000">
        <w:rPr>
          <w:sz w:val="20"/>
          <w:szCs w:val="20"/>
          <w:rtl w:val="0"/>
        </w:rPr>
        <w:t xml:space="preserve">Las preguntas anteriores, son orientadoras al momento de realizar la validación de requisitos, pueden surgir otras según la naturaleza del proyecto o del requisito mismo, pero son una base que ayuda en el establecimiento procedimental para identificar de manera puntual cuando se es necesario ajustar el requisito especificado. Estas validaciones pueden tomar tiempo al hacer estas comprobaciones; pero valen la pena realizarlas, pues esto garantiza un mejor control, registro y seguimiento del desarrollo y entrega del proyecto.</w:t>
      </w:r>
    </w:p>
    <w:p w:rsidR="00000000" w:rsidDel="00000000" w:rsidP="00000000" w:rsidRDefault="00000000" w:rsidRPr="00000000" w14:paraId="00000058">
      <w:pPr>
        <w:jc w:val="both"/>
        <w:rPr>
          <w:sz w:val="20"/>
          <w:szCs w:val="20"/>
        </w:rPr>
      </w:pPr>
      <w:r w:rsidDel="00000000" w:rsidR="00000000" w:rsidRPr="00000000">
        <w:rPr>
          <w:rtl w:val="0"/>
        </w:rPr>
      </w:r>
    </w:p>
    <w:p w:rsidR="00000000" w:rsidDel="00000000" w:rsidP="00000000" w:rsidRDefault="00000000" w:rsidRPr="00000000" w14:paraId="00000059">
      <w:pPr>
        <w:jc w:val="both"/>
        <w:rPr>
          <w:sz w:val="20"/>
          <w:szCs w:val="20"/>
        </w:rPr>
      </w:pPr>
      <w:r w:rsidDel="00000000" w:rsidR="00000000" w:rsidRPr="00000000">
        <w:rPr>
          <w:sz w:val="20"/>
          <w:szCs w:val="20"/>
          <w:rtl w:val="0"/>
        </w:rPr>
        <w:t xml:space="preserve">Las preguntas anteriores, podrían ser un insumo para la construcción de instrumentos que garanticen que todos los requisitos pasen por una validación adecuada, por lo que cada director de proyecto deberá crear su propia lista de chequeo con los ítems que considera son claros para aceptar o no un requisito, además se pueden complementar otorgando a cada criterio un peso o una ponderación en el proyecto, pues hay requisitos que tienen una puntuación mayor que otros; ya sea por su importancia funcional, la complejidad de su desarrollo u otros factores.</w:t>
      </w:r>
    </w:p>
    <w:p w:rsidR="00000000" w:rsidDel="00000000" w:rsidP="00000000" w:rsidRDefault="00000000" w:rsidRPr="00000000" w14:paraId="0000005A">
      <w:pPr>
        <w:pStyle w:val="Heading2"/>
        <w:rPr>
          <w:b w:val="1"/>
          <w:sz w:val="20"/>
          <w:szCs w:val="20"/>
        </w:rPr>
      </w:pPr>
      <w:r w:rsidDel="00000000" w:rsidR="00000000" w:rsidRPr="00000000">
        <w:rPr>
          <w:b w:val="1"/>
          <w:sz w:val="20"/>
          <w:szCs w:val="20"/>
          <w:rtl w:val="0"/>
        </w:rPr>
        <w:t xml:space="preserve">1.3. Opinión de expertos</w:t>
      </w:r>
    </w:p>
    <w:p w:rsidR="00000000" w:rsidDel="00000000" w:rsidP="00000000" w:rsidRDefault="00000000" w:rsidRPr="00000000" w14:paraId="0000005B">
      <w:pPr>
        <w:jc w:val="both"/>
        <w:rPr>
          <w:sz w:val="20"/>
          <w:szCs w:val="20"/>
        </w:rPr>
      </w:pPr>
      <w:r w:rsidDel="00000000" w:rsidR="00000000" w:rsidRPr="00000000">
        <w:rPr>
          <w:sz w:val="20"/>
          <w:szCs w:val="20"/>
          <w:rtl w:val="0"/>
        </w:rPr>
        <w:t xml:space="preserve">La objetividad en los planteamientos y visiones de las organizaciones, es un valor que se debe procurar cuidar; las empresas que se encierran en ellas mismas, por vanidad corporativa, por ímpetu o en el otro extremo, organizaciones tímidas sub valorándose a sí mismas. Ambos extremos tienen un factor común; el aislamiento y la consideración que escuchar contextos externos, podría afectar la imagen que los mismos gerentes y colaboradores tienen de su propia empresa. Esto es un error, pues la toma de decisiones debe tener en cuenta aspectos externos para ampliar horizontes, ideas, estar en el contexto del mercado y a la vanguardia de otros aspectos como el económico, tecnológico, gubernamental, entre otros. </w:t>
      </w:r>
    </w:p>
    <w:p w:rsidR="00000000" w:rsidDel="00000000" w:rsidP="00000000" w:rsidRDefault="00000000" w:rsidRPr="00000000" w14:paraId="0000005C">
      <w:pPr>
        <w:jc w:val="both"/>
        <w:rPr>
          <w:sz w:val="20"/>
          <w:szCs w:val="20"/>
        </w:rPr>
      </w:pPr>
      <w:r w:rsidDel="00000000" w:rsidR="00000000" w:rsidRPr="00000000">
        <w:rPr>
          <w:rtl w:val="0"/>
        </w:rPr>
      </w:r>
    </w:p>
    <w:tbl>
      <w:tblPr>
        <w:tblStyle w:val="Table6"/>
        <w:tblW w:w="99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936"/>
        <w:gridCol w:w="3036"/>
        <w:tblGridChange w:id="0">
          <w:tblGrid>
            <w:gridCol w:w="6936"/>
            <w:gridCol w:w="3036"/>
          </w:tblGrid>
        </w:tblGridChange>
      </w:tblGrid>
      <w:tr>
        <w:trPr>
          <w:cantSplit w:val="0"/>
          <w:trHeight w:val="1658" w:hRule="atLeast"/>
          <w:tblHeader w:val="0"/>
        </w:trPr>
        <w:tc>
          <w:tcPr>
            <w:shd w:fill="c6d9f1" w:val="clear"/>
          </w:tcPr>
          <w:p w:rsidR="00000000" w:rsidDel="00000000" w:rsidP="00000000" w:rsidRDefault="00000000" w:rsidRPr="00000000" w14:paraId="0000005D">
            <w:pPr>
              <w:spacing w:line="276" w:lineRule="auto"/>
              <w:jc w:val="both"/>
              <w:rPr>
                <w:sz w:val="20"/>
                <w:szCs w:val="20"/>
              </w:rPr>
            </w:pPr>
            <w:sdt>
              <w:sdtPr>
                <w:tag w:val="goog_rdk_5"/>
              </w:sdtPr>
              <w:sdtContent>
                <w:commentRangeStart w:id="5"/>
              </w:sdtContent>
            </w:sdt>
            <w:r w:rsidDel="00000000" w:rsidR="00000000" w:rsidRPr="00000000">
              <w:rPr>
                <w:rtl w:val="0"/>
              </w:rPr>
            </w:r>
          </w:p>
          <w:p w:rsidR="00000000" w:rsidDel="00000000" w:rsidP="00000000" w:rsidRDefault="00000000" w:rsidRPr="00000000" w14:paraId="0000005E">
            <w:pPr>
              <w:spacing w:line="276" w:lineRule="auto"/>
              <w:jc w:val="both"/>
              <w:rPr>
                <w:sz w:val="20"/>
                <w:szCs w:val="20"/>
              </w:rPr>
            </w:pPr>
            <w:r w:rsidDel="00000000" w:rsidR="00000000" w:rsidRPr="00000000">
              <w:rPr>
                <w:rtl w:val="0"/>
              </w:rPr>
            </w:r>
          </w:p>
          <w:p w:rsidR="00000000" w:rsidDel="00000000" w:rsidP="00000000" w:rsidRDefault="00000000" w:rsidRPr="00000000" w14:paraId="0000005F">
            <w:pPr>
              <w:spacing w:line="276" w:lineRule="auto"/>
              <w:jc w:val="both"/>
              <w:rPr>
                <w:sz w:val="20"/>
                <w:szCs w:val="20"/>
              </w:rPr>
            </w:pPr>
            <w:r w:rsidDel="00000000" w:rsidR="00000000" w:rsidRPr="00000000">
              <w:rPr>
                <w:sz w:val="20"/>
                <w:szCs w:val="20"/>
                <w:rtl w:val="0"/>
              </w:rPr>
              <w:t xml:space="preserve">Dentro del campo de la ingeniería de requisitos y el desarrollo de proyectos, es común la validación y revisión por parte de un experto o un grupo de expertos representados en una empresa, con recorrido y experiencia en el campo de desarrollo tecnológico. </w:t>
            </w:r>
          </w:p>
        </w:tc>
        <w:tc>
          <w:tcPr>
            <w:shd w:fill="c6d9f1" w:val="clear"/>
          </w:tcPr>
          <w:p w:rsidR="00000000" w:rsidDel="00000000" w:rsidP="00000000" w:rsidRDefault="00000000" w:rsidRPr="00000000" w14:paraId="00000060">
            <w:pPr>
              <w:jc w:val="center"/>
              <w:rPr>
                <w:sz w:val="20"/>
                <w:szCs w:val="20"/>
              </w:rPr>
            </w:pPr>
            <w:sdt>
              <w:sdtPr>
                <w:tag w:val="goog_rdk_6"/>
              </w:sdtPr>
              <w:sdtContent>
                <w:commentRangeStart w:id="6"/>
              </w:sdtContent>
            </w:sdt>
            <w:r w:rsidDel="00000000" w:rsidR="00000000" w:rsidRPr="00000000">
              <w:rPr/>
              <w:drawing>
                <wp:inline distB="0" distT="0" distL="0" distR="0">
                  <wp:extent cx="1805371" cy="1114215"/>
                  <wp:effectExtent b="0" l="0" r="0" t="0"/>
                  <wp:docPr descr="Ilustración del concepto de expertos" id="97" name="image9.jpg"/>
                  <a:graphic>
                    <a:graphicData uri="http://schemas.openxmlformats.org/drawingml/2006/picture">
                      <pic:pic>
                        <pic:nvPicPr>
                          <pic:cNvPr descr="Ilustración del concepto de expertos" id="0" name="image9.jpg"/>
                          <pic:cNvPicPr preferRelativeResize="0"/>
                        </pic:nvPicPr>
                        <pic:blipFill>
                          <a:blip r:embed="rId14"/>
                          <a:srcRect b="0" l="0" r="0" t="0"/>
                          <a:stretch>
                            <a:fillRect/>
                          </a:stretch>
                        </pic:blipFill>
                        <pic:spPr>
                          <a:xfrm>
                            <a:off x="0" y="0"/>
                            <a:ext cx="1805371" cy="1114215"/>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rtl w:val="0"/>
              </w:rPr>
            </w:r>
          </w:p>
          <w:p w:rsidR="00000000" w:rsidDel="00000000" w:rsidP="00000000" w:rsidRDefault="00000000" w:rsidRPr="00000000" w14:paraId="00000062">
            <w:pPr>
              <w:tabs>
                <w:tab w:val="left" w:pos="1360"/>
              </w:tabs>
              <w:rPr>
                <w:sz w:val="20"/>
                <w:szCs w:val="20"/>
              </w:rPr>
            </w:pPr>
            <w:r w:rsidDel="00000000" w:rsidR="00000000" w:rsidRPr="00000000">
              <w:rPr>
                <w:sz w:val="20"/>
                <w:szCs w:val="20"/>
                <w:rtl w:val="0"/>
              </w:rPr>
              <w:tab/>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63">
      <w:pPr>
        <w:jc w:val="both"/>
        <w:rPr>
          <w:sz w:val="20"/>
          <w:szCs w:val="20"/>
        </w:rPr>
      </w:pPr>
      <w:r w:rsidDel="00000000" w:rsidR="00000000" w:rsidRPr="00000000">
        <w:rPr>
          <w:rtl w:val="0"/>
        </w:rPr>
      </w:r>
    </w:p>
    <w:p w:rsidR="00000000" w:rsidDel="00000000" w:rsidP="00000000" w:rsidRDefault="00000000" w:rsidRPr="00000000" w14:paraId="00000064">
      <w:pPr>
        <w:jc w:val="both"/>
        <w:rPr>
          <w:sz w:val="20"/>
          <w:szCs w:val="20"/>
        </w:rPr>
      </w:pPr>
      <w:r w:rsidDel="00000000" w:rsidR="00000000" w:rsidRPr="00000000">
        <w:rPr>
          <w:sz w:val="20"/>
          <w:szCs w:val="20"/>
          <w:rtl w:val="0"/>
        </w:rPr>
        <w:t xml:space="preserve">Esta práctica, expone los planes de la organización ante los ojos de experto con conocimientos técnicos y con un rol objetivo, que busca apoyar en la toma de decisiones sin estar viciado por los juicios internos,  que pueden aportar teniendo en cuenta factores que a lo mejor se ignoraban y que podrían resultar críticos para los planes corporativos.</w:t>
      </w:r>
    </w:p>
    <w:p w:rsidR="00000000" w:rsidDel="00000000" w:rsidP="00000000" w:rsidRDefault="00000000" w:rsidRPr="00000000" w14:paraId="00000065">
      <w:pPr>
        <w:jc w:val="both"/>
        <w:rPr>
          <w:sz w:val="20"/>
          <w:szCs w:val="20"/>
        </w:rPr>
      </w:pPr>
      <w:r w:rsidDel="00000000" w:rsidR="00000000" w:rsidRPr="00000000">
        <w:rPr>
          <w:rtl w:val="0"/>
        </w:rPr>
      </w:r>
    </w:p>
    <w:p w:rsidR="00000000" w:rsidDel="00000000" w:rsidP="00000000" w:rsidRDefault="00000000" w:rsidRPr="00000000" w14:paraId="00000066">
      <w:pPr>
        <w:jc w:val="both"/>
        <w:rPr>
          <w:sz w:val="20"/>
          <w:szCs w:val="20"/>
        </w:rPr>
      </w:pPr>
      <w:r w:rsidDel="00000000" w:rsidR="00000000" w:rsidRPr="00000000">
        <w:rPr>
          <w:sz w:val="20"/>
          <w:szCs w:val="20"/>
          <w:rtl w:val="0"/>
        </w:rPr>
        <w:t xml:space="preserve">Los modelos empresariales y paradigmas administrativos, han desarrollado una cantidad de empresas externas especializadas para cada sector, que apoyan asuntos en los que las organizaciones no son expertas y pueden contratar sus servicios. Por lo cual, es importante que se consideren dentro de los planes de inversión en los proyectos tecnológicos, con el fin de garantizar el éxito.</w:t>
      </w:r>
    </w:p>
    <w:p w:rsidR="00000000" w:rsidDel="00000000" w:rsidP="00000000" w:rsidRDefault="00000000" w:rsidRPr="00000000" w14:paraId="00000067">
      <w:pPr>
        <w:spacing w:line="360" w:lineRule="auto"/>
        <w:jc w:val="both"/>
        <w:rPr>
          <w:sz w:val="20"/>
          <w:szCs w:val="20"/>
        </w:rPr>
      </w:pPr>
      <w:r w:rsidDel="00000000" w:rsidR="00000000" w:rsidRPr="00000000">
        <w:rPr>
          <w:rtl w:val="0"/>
        </w:rPr>
      </w:r>
    </w:p>
    <w:p w:rsidR="00000000" w:rsidDel="00000000" w:rsidP="00000000" w:rsidRDefault="00000000" w:rsidRPr="00000000" w14:paraId="0000006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20"/>
          <w:szCs w:val="20"/>
          <w:u w:val="none"/>
          <w:shd w:fill="auto" w:val="clear"/>
          <w:vertAlign w:val="baseline"/>
          <w:rtl w:val="0"/>
        </w:rPr>
        <w:t xml:space="preserve">I</w:t>
      </w:r>
      <w:r w:rsidDel="00000000" w:rsidR="00000000" w:rsidRPr="00000000">
        <w:rPr>
          <w:rFonts w:ascii="Arial" w:cs="Arial" w:eastAsia="Arial" w:hAnsi="Arial"/>
          <w:b w:val="0"/>
          <w:smallCaps w:val="0"/>
          <w:strike w:val="0"/>
          <w:sz w:val="20"/>
          <w:szCs w:val="20"/>
          <w:u w:val="none"/>
          <w:shd w:fill="auto" w:val="clear"/>
          <w:vertAlign w:val="baseline"/>
          <w:rtl w:val="0"/>
        </w:rPr>
        <w:t xml:space="preserve">dentifica como las </w:t>
      </w:r>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a</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lia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nzas y opinión de expertos externos potencializan </w:t>
      </w:r>
      <w:sdt>
        <w:sdtPr>
          <w:tag w:val="goog_rdk_7"/>
        </w:sdtPr>
        <w:sdtContent>
          <w:commentRangeStart w:id="7"/>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decisiones: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sdt>
        <w:sdtPr>
          <w:tag w:val="goog_rdk_8"/>
        </w:sdtPr>
        <w:sdtContent>
          <w:del w:author="Silvia Milena Sequeda C�rdenas" w:id="0" w:date="2022-10-28T19:18:26Z">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12700</wp:posOffset>
                      </wp:positionV>
                      <wp:extent cx="6340475" cy="803275"/>
                      <wp:effectExtent b="0" l="0" r="0" t="0"/>
                      <wp:wrapNone/>
                      <wp:docPr id="90" name=""/>
                      <a:graphic>
                        <a:graphicData uri="http://schemas.microsoft.com/office/word/2010/wordprocessingShape">
                          <wps:wsp>
                            <wps:cNvSpPr/>
                            <wps:cNvPr id="57" name="Shape 57"/>
                            <wps:spPr>
                              <a:xfrm>
                                <a:off x="2180525" y="3383125"/>
                                <a:ext cx="6330950" cy="793750"/>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DI_CF05_1-3_Alianzas_Expertos_Tarjetas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12700</wp:posOffset>
                      </wp:positionV>
                      <wp:extent cx="6340475" cy="803275"/>
                      <wp:effectExtent b="0" l="0" r="0" t="0"/>
                      <wp:wrapNone/>
                      <wp:docPr id="90"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6340475" cy="803275"/>
                              </a:xfrm>
                              <a:prstGeom prst="rect"/>
                              <a:ln/>
                            </pic:spPr>
                          </pic:pic>
                        </a:graphicData>
                      </a:graphic>
                    </wp:anchor>
                  </w:drawing>
                </mc:Fallback>
              </mc:AlternateContent>
            </w:r>
          </w:del>
        </w:sdtContent>
      </w:sdt>
      <w:sdt>
        <w:sdtPr>
          <w:tag w:val="goog_rdk_9"/>
        </w:sdtPr>
        <w:sdtContent>
          <w:ins w:author="Silvia Milena Sequeda C�rdenas" w:id="0" w:date="2022-10-28T19:18:26Z">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66676</wp:posOffset>
                      </wp:positionH>
                      <wp:positionV relativeFrom="paragraph">
                        <wp:posOffset>76200</wp:posOffset>
                      </wp:positionV>
                      <wp:extent cx="6340475" cy="803275"/>
                      <wp:effectExtent b="0" l="0" r="0" t="0"/>
                      <wp:wrapNone/>
                      <wp:docPr id="91" name=""/>
                      <a:graphic>
                        <a:graphicData uri="http://schemas.microsoft.com/office/word/2010/wordprocessingShape">
                          <wps:wsp>
                            <wps:cNvSpPr/>
                            <wps:cNvPr id="57" name="Shape 57"/>
                            <wps:spPr>
                              <a:xfrm>
                                <a:off x="2180525" y="3383125"/>
                                <a:ext cx="6330950" cy="793750"/>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DI_CF05_1-3_Alianzas_Expertos_Tarjetas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66676</wp:posOffset>
                      </wp:positionH>
                      <wp:positionV relativeFrom="paragraph">
                        <wp:posOffset>76200</wp:posOffset>
                      </wp:positionV>
                      <wp:extent cx="6340475" cy="803275"/>
                      <wp:effectExtent b="0" l="0" r="0" t="0"/>
                      <wp:wrapNone/>
                      <wp:docPr id="91"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6340475" cy="803275"/>
                              </a:xfrm>
                              <a:prstGeom prst="rect"/>
                              <a:ln/>
                            </pic:spPr>
                          </pic:pic>
                        </a:graphicData>
                      </a:graphic>
                    </wp:anchor>
                  </w:drawing>
                </mc:Fallback>
              </mc:AlternateContent>
            </w:r>
          </w:ins>
        </w:sdtContent>
      </w:sdt>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line="360" w:lineRule="auto"/>
        <w:rPr>
          <w:sz w:val="20"/>
          <w:szCs w:val="20"/>
        </w:rPr>
      </w:pPr>
      <w:r w:rsidDel="00000000" w:rsidR="00000000" w:rsidRPr="00000000">
        <w:rPr>
          <w:rtl w:val="0"/>
        </w:rPr>
      </w:r>
    </w:p>
    <w:p w:rsidR="00000000" w:rsidDel="00000000" w:rsidP="00000000" w:rsidRDefault="00000000" w:rsidRPr="00000000" w14:paraId="0000006C">
      <w:pPr>
        <w:spacing w:line="360" w:lineRule="auto"/>
        <w:rPr>
          <w:i w:val="1"/>
          <w:color w:val="17365d"/>
          <w:sz w:val="20"/>
          <w:szCs w:val="20"/>
        </w:rPr>
      </w:pPr>
      <w:r w:rsidDel="00000000" w:rsidR="00000000" w:rsidRPr="00000000">
        <w:rPr>
          <w:rtl w:val="0"/>
        </w:rPr>
      </w:r>
    </w:p>
    <w:p w:rsidR="00000000" w:rsidDel="00000000" w:rsidP="00000000" w:rsidRDefault="00000000" w:rsidRPr="00000000" w14:paraId="0000006D">
      <w:pPr>
        <w:spacing w:line="360" w:lineRule="auto"/>
        <w:rPr>
          <w:sz w:val="20"/>
          <w:szCs w:val="20"/>
        </w:rPr>
      </w:pPr>
      <w:r w:rsidDel="00000000" w:rsidR="00000000" w:rsidRPr="00000000">
        <w:rPr>
          <w:rtl w:val="0"/>
        </w:rPr>
      </w:r>
    </w:p>
    <w:p w:rsidR="00000000" w:rsidDel="00000000" w:rsidP="00000000" w:rsidRDefault="00000000" w:rsidRPr="00000000" w14:paraId="0000006E">
      <w:pPr>
        <w:spacing w:line="360" w:lineRule="auto"/>
        <w:jc w:val="both"/>
        <w:rPr>
          <w:sz w:val="20"/>
          <w:szCs w:val="20"/>
        </w:rPr>
      </w:pPr>
      <w:r w:rsidDel="00000000" w:rsidR="00000000" w:rsidRPr="00000000">
        <w:rPr>
          <w:sz w:val="20"/>
          <w:szCs w:val="20"/>
          <w:rtl w:val="0"/>
        </w:rPr>
        <w:t xml:space="preserve">También existen los</w:t>
      </w:r>
      <w:r w:rsidDel="00000000" w:rsidR="00000000" w:rsidRPr="00000000">
        <w:rPr>
          <w:b w:val="1"/>
          <w:sz w:val="20"/>
          <w:szCs w:val="20"/>
          <w:rtl w:val="0"/>
        </w:rPr>
        <w:t xml:space="preserve"> Consultores Tecnológicos</w:t>
      </w:r>
      <w:r w:rsidDel="00000000" w:rsidR="00000000" w:rsidRPr="00000000">
        <w:rPr>
          <w:sz w:val="20"/>
          <w:szCs w:val="20"/>
          <w:rtl w:val="0"/>
        </w:rPr>
        <w:t xml:space="preserve">, que se refieren a los servicios de consejería bajo el contexto de acciones de soluciones tecnológicas e informáticas, las empresas usan estos servicios motivados por la necesidad de asesorías profesionales, en especial para escuchar recomendaciones la manera de actuar frente a necesidades tecnológicas y transformación digital, ayudando a las organizaciones a tomar mejores decisiones bajo conceptos profesionales, que se dedican a acompañar grandes corporaciones exitosas en temas como estrategia empresarial, economía, áreas financieras, tributarias, legal, tecnología, marketing, etc.</w:t>
      </w:r>
    </w:p>
    <w:p w:rsidR="00000000" w:rsidDel="00000000" w:rsidP="00000000" w:rsidRDefault="00000000" w:rsidRPr="00000000" w14:paraId="0000006F">
      <w:pPr>
        <w:spacing w:line="360" w:lineRule="auto"/>
        <w:rPr>
          <w:sz w:val="20"/>
          <w:szCs w:val="20"/>
        </w:rPr>
      </w:pPr>
      <w:r w:rsidDel="00000000" w:rsidR="00000000" w:rsidRPr="00000000">
        <w:rPr>
          <w:rtl w:val="0"/>
        </w:rPr>
      </w:r>
    </w:p>
    <w:p w:rsidR="00000000" w:rsidDel="00000000" w:rsidP="00000000" w:rsidRDefault="00000000" w:rsidRPr="00000000" w14:paraId="00000070">
      <w:pPr>
        <w:spacing w:line="360" w:lineRule="auto"/>
        <w:jc w:val="both"/>
        <w:rPr>
          <w:sz w:val="20"/>
          <w:szCs w:val="20"/>
        </w:rPr>
      </w:pPr>
      <w:r w:rsidDel="00000000" w:rsidR="00000000" w:rsidRPr="00000000">
        <w:rPr>
          <w:sz w:val="20"/>
          <w:szCs w:val="20"/>
          <w:rtl w:val="0"/>
        </w:rPr>
        <w:t xml:space="preserve">Otro término empleado para las empresas externas que apoyan y ofrecen soluciones tecnológicas a las organizaciones que requieren tener una mayor seguridad, asesoría y acompañamiento en la implementación de proyectos digitales especializados son los </w:t>
      </w:r>
      <w:r w:rsidDel="00000000" w:rsidR="00000000" w:rsidRPr="00000000">
        <w:rPr>
          <w:b w:val="1"/>
          <w:sz w:val="20"/>
          <w:szCs w:val="20"/>
          <w:rtl w:val="0"/>
        </w:rPr>
        <w:t xml:space="preserve">Partner Tecnológicos, </w:t>
      </w:r>
      <w:r w:rsidDel="00000000" w:rsidR="00000000" w:rsidRPr="00000000">
        <w:rPr>
          <w:sz w:val="20"/>
          <w:szCs w:val="20"/>
          <w:rtl w:val="0"/>
        </w:rPr>
        <w:t xml:space="preserve">estos pueden ofrecer servicios diversificados, desde educación y gestión del cambio cultural, hasta el desarrollo de software e implementación de soluciones tecnológicas, la mayoría tienen el rol de acercar las organizaciones de todos los tamaños con las grandes corporaciones y ecosistemas digitales.</w:t>
      </w:r>
    </w:p>
    <w:p w:rsidR="00000000" w:rsidDel="00000000" w:rsidP="00000000" w:rsidRDefault="00000000" w:rsidRPr="00000000" w14:paraId="00000071">
      <w:pPr>
        <w:spacing w:line="360" w:lineRule="auto"/>
        <w:jc w:val="both"/>
        <w:rPr>
          <w:sz w:val="20"/>
          <w:szCs w:val="20"/>
        </w:rPr>
      </w:pPr>
      <w:r w:rsidDel="00000000" w:rsidR="00000000" w:rsidRPr="00000000">
        <w:rPr>
          <w:rtl w:val="0"/>
        </w:rPr>
      </w:r>
    </w:p>
    <w:tbl>
      <w:tblPr>
        <w:tblStyle w:val="Table7"/>
        <w:tblW w:w="996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799"/>
        <w:gridCol w:w="3163"/>
        <w:tblGridChange w:id="0">
          <w:tblGrid>
            <w:gridCol w:w="6799"/>
            <w:gridCol w:w="3163"/>
          </w:tblGrid>
        </w:tblGridChange>
      </w:tblGrid>
      <w:tr>
        <w:trPr>
          <w:cantSplit w:val="0"/>
          <w:tblHeader w:val="0"/>
        </w:trPr>
        <w:tc>
          <w:tcPr>
            <w:shd w:fill="c6d9f1" w:val="clear"/>
          </w:tcPr>
          <w:p w:rsidR="00000000" w:rsidDel="00000000" w:rsidP="00000000" w:rsidRDefault="00000000" w:rsidRPr="00000000" w14:paraId="00000072">
            <w:pPr>
              <w:spacing w:line="360" w:lineRule="auto"/>
              <w:jc w:val="both"/>
              <w:rPr>
                <w:sz w:val="20"/>
                <w:szCs w:val="20"/>
              </w:rPr>
            </w:pPr>
            <w:sdt>
              <w:sdtPr>
                <w:tag w:val="goog_rdk_10"/>
              </w:sdtPr>
              <w:sdtContent>
                <w:commentRangeStart w:id="8"/>
              </w:sdtContent>
            </w:sdt>
            <w:r w:rsidDel="00000000" w:rsidR="00000000" w:rsidRPr="00000000">
              <w:rPr>
                <w:rtl w:val="0"/>
              </w:rPr>
            </w:r>
          </w:p>
          <w:p w:rsidR="00000000" w:rsidDel="00000000" w:rsidP="00000000" w:rsidRDefault="00000000" w:rsidRPr="00000000" w14:paraId="00000073">
            <w:pPr>
              <w:spacing w:line="360" w:lineRule="auto"/>
              <w:jc w:val="both"/>
              <w:rPr>
                <w:sz w:val="20"/>
                <w:szCs w:val="20"/>
              </w:rPr>
            </w:pPr>
            <w:r w:rsidDel="00000000" w:rsidR="00000000" w:rsidRPr="00000000">
              <w:rPr>
                <w:sz w:val="20"/>
                <w:szCs w:val="20"/>
                <w:rtl w:val="0"/>
              </w:rPr>
              <w:t xml:space="preserve">Cuando una empresa desea implementar su ecosistema digital basado en una marca específica, por lo general, se realiza a través de un </w:t>
            </w:r>
            <w:r w:rsidDel="00000000" w:rsidR="00000000" w:rsidRPr="00000000">
              <w:rPr>
                <w:b w:val="1"/>
                <w:sz w:val="20"/>
                <w:szCs w:val="20"/>
                <w:rtl w:val="0"/>
              </w:rPr>
              <w:t xml:space="preserve">Partner</w:t>
            </w:r>
            <w:r w:rsidDel="00000000" w:rsidR="00000000" w:rsidRPr="00000000">
              <w:rPr>
                <w:sz w:val="20"/>
                <w:szCs w:val="20"/>
                <w:rtl w:val="0"/>
              </w:rPr>
              <w:t xml:space="preserve">; quienes se responsabilizan de asesorías, certificaciones, formación y venta de soluciones.</w:t>
            </w:r>
          </w:p>
        </w:tc>
        <w:tc>
          <w:tcPr>
            <w:shd w:fill="c6d9f1" w:val="clear"/>
          </w:tcPr>
          <w:p w:rsidR="00000000" w:rsidDel="00000000" w:rsidP="00000000" w:rsidRDefault="00000000" w:rsidRPr="00000000" w14:paraId="00000074">
            <w:pPr>
              <w:spacing w:line="360" w:lineRule="auto"/>
              <w:jc w:val="both"/>
              <w:rPr>
                <w:sz w:val="20"/>
                <w:szCs w:val="20"/>
              </w:rPr>
            </w:pPr>
            <w:sdt>
              <w:sdtPr>
                <w:tag w:val="goog_rdk_11"/>
              </w:sdtPr>
              <w:sdtContent>
                <w:commentRangeStart w:id="9"/>
              </w:sdtContent>
            </w:sdt>
            <w:r w:rsidDel="00000000" w:rsidR="00000000" w:rsidRPr="00000000">
              <w:rPr/>
              <w:drawing>
                <wp:inline distB="0" distT="0" distL="0" distR="0">
                  <wp:extent cx="1819620" cy="1213080"/>
                  <wp:effectExtent b="0" l="0" r="0" t="0"/>
                  <wp:docPr descr="Ilustración del concepto de asociación" id="100" name="image12.jpg"/>
                  <a:graphic>
                    <a:graphicData uri="http://schemas.openxmlformats.org/drawingml/2006/picture">
                      <pic:pic>
                        <pic:nvPicPr>
                          <pic:cNvPr descr="Ilustración del concepto de asociación" id="0" name="image12.jpg"/>
                          <pic:cNvPicPr preferRelativeResize="0"/>
                        </pic:nvPicPr>
                        <pic:blipFill>
                          <a:blip r:embed="rId17"/>
                          <a:srcRect b="0" l="0" r="0" t="0"/>
                          <a:stretch>
                            <a:fillRect/>
                          </a:stretch>
                        </pic:blipFill>
                        <pic:spPr>
                          <a:xfrm>
                            <a:off x="0" y="0"/>
                            <a:ext cx="1819620" cy="1213080"/>
                          </a:xfrm>
                          <a:prstGeom prst="rect"/>
                          <a:ln/>
                        </pic:spPr>
                      </pic:pic>
                    </a:graphicData>
                  </a:graphic>
                </wp:inline>
              </w:drawing>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075">
      <w:pPr>
        <w:spacing w:line="360" w:lineRule="auto"/>
        <w:jc w:val="both"/>
        <w:rPr>
          <w:sz w:val="20"/>
          <w:szCs w:val="20"/>
        </w:rPr>
      </w:pPr>
      <w:r w:rsidDel="00000000" w:rsidR="00000000" w:rsidRPr="00000000">
        <w:rPr>
          <w:rtl w:val="0"/>
        </w:rPr>
      </w:r>
    </w:p>
    <w:p w:rsidR="00000000" w:rsidDel="00000000" w:rsidP="00000000" w:rsidRDefault="00000000" w:rsidRPr="00000000" w14:paraId="00000076">
      <w:pPr>
        <w:spacing w:line="360" w:lineRule="auto"/>
        <w:jc w:val="both"/>
        <w:rPr>
          <w:sz w:val="20"/>
          <w:szCs w:val="20"/>
        </w:rPr>
      </w:pPr>
      <w:r w:rsidDel="00000000" w:rsidR="00000000" w:rsidRPr="00000000">
        <w:rPr>
          <w:sz w:val="20"/>
          <w:szCs w:val="20"/>
          <w:rtl w:val="0"/>
        </w:rPr>
        <w:t xml:space="preserve">El Partner ejecuta proyectos y acompaña de manera técnica, basado en la estrategia en las soluciones tecnológicas; si bien esto parece una ventaja sobre el consultor, pero estos están supeditados a un interés comercial, por lo que sus opiniones podrían estar basadas o acomodadas a marcas específicas.</w:t>
      </w:r>
    </w:p>
    <w:p w:rsidR="00000000" w:rsidDel="00000000" w:rsidP="00000000" w:rsidRDefault="00000000" w:rsidRPr="00000000" w14:paraId="00000077">
      <w:pPr>
        <w:spacing w:line="360" w:lineRule="auto"/>
        <w:jc w:val="both"/>
        <w:rPr>
          <w:sz w:val="20"/>
          <w:szCs w:val="20"/>
        </w:rPr>
      </w:pPr>
      <w:r w:rsidDel="00000000" w:rsidR="00000000" w:rsidRPr="00000000">
        <w:rPr>
          <w:rtl w:val="0"/>
        </w:rPr>
      </w:r>
    </w:p>
    <w:p w:rsidR="00000000" w:rsidDel="00000000" w:rsidP="00000000" w:rsidRDefault="00000000" w:rsidRPr="00000000" w14:paraId="00000078">
      <w:pPr>
        <w:spacing w:line="360" w:lineRule="auto"/>
        <w:jc w:val="both"/>
        <w:rPr>
          <w:sz w:val="20"/>
          <w:szCs w:val="20"/>
        </w:rPr>
      </w:pPr>
      <w:r w:rsidDel="00000000" w:rsidR="00000000" w:rsidRPr="00000000">
        <w:rPr>
          <w:sz w:val="20"/>
          <w:szCs w:val="20"/>
          <w:rtl w:val="0"/>
        </w:rPr>
        <w:t xml:space="preserve">También se encuentra el rol de</w:t>
      </w:r>
      <w:r w:rsidDel="00000000" w:rsidR="00000000" w:rsidRPr="00000000">
        <w:rPr>
          <w:b w:val="1"/>
          <w:sz w:val="20"/>
          <w:szCs w:val="20"/>
          <w:rtl w:val="0"/>
        </w:rPr>
        <w:t xml:space="preserve"> Interventoría de proyectos tecnológicos</w:t>
      </w:r>
      <w:r w:rsidDel="00000000" w:rsidR="00000000" w:rsidRPr="00000000">
        <w:rPr>
          <w:sz w:val="20"/>
          <w:szCs w:val="20"/>
          <w:rtl w:val="0"/>
        </w:rPr>
        <w:t xml:space="preserve">, que</w:t>
      </w:r>
      <w:r w:rsidDel="00000000" w:rsidR="00000000" w:rsidRPr="00000000">
        <w:rPr>
          <w:b w:val="1"/>
          <w:sz w:val="20"/>
          <w:szCs w:val="20"/>
          <w:rtl w:val="0"/>
        </w:rPr>
        <w:t xml:space="preserve"> </w:t>
      </w:r>
      <w:r w:rsidDel="00000000" w:rsidR="00000000" w:rsidRPr="00000000">
        <w:rPr>
          <w:sz w:val="20"/>
          <w:szCs w:val="20"/>
          <w:rtl w:val="0"/>
        </w:rPr>
        <w:t xml:space="preserve">son las acciones de terceros que intervienen en proyectos de entidades privadas o públicas, por lo general son un requisito de ley para inversiones de alto monto.</w:t>
      </w:r>
    </w:p>
    <w:p w:rsidR="00000000" w:rsidDel="00000000" w:rsidP="00000000" w:rsidRDefault="00000000" w:rsidRPr="00000000" w14:paraId="00000079">
      <w:pPr>
        <w:spacing w:line="360" w:lineRule="auto"/>
        <w:jc w:val="both"/>
        <w:rPr>
          <w:sz w:val="20"/>
          <w:szCs w:val="20"/>
        </w:rPr>
      </w:pPr>
      <w:r w:rsidDel="00000000" w:rsidR="00000000" w:rsidRPr="00000000">
        <w:rPr>
          <w:rtl w:val="0"/>
        </w:rPr>
      </w:r>
    </w:p>
    <w:p w:rsidR="00000000" w:rsidDel="00000000" w:rsidP="00000000" w:rsidRDefault="00000000" w:rsidRPr="00000000" w14:paraId="0000007A">
      <w:pPr>
        <w:spacing w:line="360" w:lineRule="auto"/>
        <w:jc w:val="both"/>
        <w:rPr>
          <w:sz w:val="20"/>
          <w:szCs w:val="20"/>
        </w:rPr>
      </w:pPr>
      <w:r w:rsidDel="00000000" w:rsidR="00000000" w:rsidRPr="00000000">
        <w:rPr>
          <w:sz w:val="20"/>
          <w:szCs w:val="20"/>
          <w:rtl w:val="0"/>
        </w:rPr>
        <w:t xml:space="preserve">Las interventorías para planes tecnológicos pueden estar en dos </w:t>
      </w:r>
      <w:sdt>
        <w:sdtPr>
          <w:tag w:val="goog_rdk_12"/>
        </w:sdtPr>
        <w:sdtContent>
          <w:commentRangeStart w:id="10"/>
        </w:sdtContent>
      </w:sdt>
      <w:r w:rsidDel="00000000" w:rsidR="00000000" w:rsidRPr="00000000">
        <w:rPr>
          <w:sz w:val="20"/>
          <w:szCs w:val="20"/>
          <w:rtl w:val="0"/>
        </w:rPr>
        <w:t xml:space="preserve">momentos</w:t>
      </w:r>
      <w:commentRangeEnd w:id="10"/>
      <w:r w:rsidDel="00000000" w:rsidR="00000000" w:rsidRPr="00000000">
        <w:commentReference w:id="10"/>
      </w:r>
      <w:r w:rsidDel="00000000" w:rsidR="00000000" w:rsidRPr="00000000">
        <w:rPr>
          <w:sz w:val="20"/>
          <w:szCs w:val="20"/>
          <w:rtl w:val="0"/>
        </w:rPr>
        <w:t xml:space="preserve">:</w:t>
      </w:r>
    </w:p>
    <w:p w:rsidR="00000000" w:rsidDel="00000000" w:rsidP="00000000" w:rsidRDefault="00000000" w:rsidRPr="00000000" w14:paraId="0000007B">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327775" cy="676275"/>
                <wp:effectExtent b="0" l="0" r="0" t="0"/>
                <wp:wrapNone/>
                <wp:docPr id="85" name=""/>
                <a:graphic>
                  <a:graphicData uri="http://schemas.microsoft.com/office/word/2010/wordprocessingShape">
                    <wps:wsp>
                      <wps:cNvSpPr/>
                      <wps:cNvPr id="3" name="Shape 3"/>
                      <wps:spPr>
                        <a:xfrm>
                          <a:off x="2186875" y="3446625"/>
                          <a:ext cx="6318250" cy="666750"/>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DI_CF05_1-3_Interventoria_Acordeon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327775" cy="676275"/>
                <wp:effectExtent b="0" l="0" r="0" t="0"/>
                <wp:wrapNone/>
                <wp:docPr id="85"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6327775" cy="676275"/>
                        </a:xfrm>
                        <a:prstGeom prst="rect"/>
                        <a:ln/>
                      </pic:spPr>
                    </pic:pic>
                  </a:graphicData>
                </a:graphic>
              </wp:anchor>
            </w:drawing>
          </mc:Fallback>
        </mc:AlternateContent>
      </w:r>
    </w:p>
    <w:p w:rsidR="00000000" w:rsidDel="00000000" w:rsidP="00000000" w:rsidRDefault="00000000" w:rsidRPr="00000000" w14:paraId="0000007C">
      <w:pPr>
        <w:spacing w:line="360" w:lineRule="auto"/>
        <w:jc w:val="both"/>
        <w:rPr>
          <w:sz w:val="20"/>
          <w:szCs w:val="20"/>
        </w:rPr>
      </w:pPr>
      <w:r w:rsidDel="00000000" w:rsidR="00000000" w:rsidRPr="00000000">
        <w:rPr>
          <w:rtl w:val="0"/>
        </w:rPr>
      </w:r>
    </w:p>
    <w:p w:rsidR="00000000" w:rsidDel="00000000" w:rsidP="00000000" w:rsidRDefault="00000000" w:rsidRPr="00000000" w14:paraId="0000007D">
      <w:pPr>
        <w:spacing w:line="360" w:lineRule="auto"/>
        <w:jc w:val="both"/>
        <w:rPr>
          <w:sz w:val="20"/>
          <w:szCs w:val="20"/>
        </w:rPr>
      </w:pPr>
      <w:r w:rsidDel="00000000" w:rsidR="00000000" w:rsidRPr="00000000">
        <w:rPr>
          <w:rtl w:val="0"/>
        </w:rPr>
      </w:r>
    </w:p>
    <w:p w:rsidR="00000000" w:rsidDel="00000000" w:rsidP="00000000" w:rsidRDefault="00000000" w:rsidRPr="00000000" w14:paraId="0000007E">
      <w:pPr>
        <w:spacing w:line="360" w:lineRule="auto"/>
        <w:jc w:val="both"/>
        <w:rPr>
          <w:sz w:val="20"/>
          <w:szCs w:val="20"/>
        </w:rPr>
      </w:pPr>
      <w:r w:rsidDel="00000000" w:rsidR="00000000" w:rsidRPr="00000000">
        <w:rPr>
          <w:rtl w:val="0"/>
        </w:rPr>
      </w:r>
    </w:p>
    <w:p w:rsidR="00000000" w:rsidDel="00000000" w:rsidP="00000000" w:rsidRDefault="00000000" w:rsidRPr="00000000" w14:paraId="0000007F">
      <w:pPr>
        <w:spacing w:line="360" w:lineRule="auto"/>
        <w:rPr>
          <w:sz w:val="20"/>
          <w:szCs w:val="20"/>
        </w:rPr>
      </w:pPr>
      <w:r w:rsidDel="00000000" w:rsidR="00000000" w:rsidRPr="00000000">
        <w:rPr>
          <w:sz w:val="20"/>
          <w:szCs w:val="20"/>
          <w:rtl w:val="0"/>
        </w:rPr>
        <w:t xml:space="preserve">En caso de presentarse algún tipo de desacuerdo entre el cliente y el contratista, la interventoría tiene autoridad para resolver controversias, esto hasta ciertos niveles.</w:t>
      </w:r>
    </w:p>
    <w:p w:rsidR="00000000" w:rsidDel="00000000" w:rsidP="00000000" w:rsidRDefault="00000000" w:rsidRPr="00000000" w14:paraId="00000080">
      <w:pPr>
        <w:pStyle w:val="Heading2"/>
        <w:spacing w:line="360" w:lineRule="auto"/>
        <w:rPr>
          <w:b w:val="1"/>
          <w:sz w:val="20"/>
          <w:szCs w:val="20"/>
        </w:rPr>
      </w:pPr>
      <w:r w:rsidDel="00000000" w:rsidR="00000000" w:rsidRPr="00000000">
        <w:rPr>
          <w:b w:val="1"/>
          <w:sz w:val="20"/>
          <w:szCs w:val="20"/>
          <w:rtl w:val="0"/>
        </w:rPr>
        <w:t xml:space="preserve">1.4. Gestión de cambios</w:t>
      </w:r>
    </w:p>
    <w:p w:rsidR="00000000" w:rsidDel="00000000" w:rsidP="00000000" w:rsidRDefault="00000000" w:rsidRPr="00000000" w14:paraId="00000081">
      <w:pPr>
        <w:spacing w:line="360" w:lineRule="auto"/>
        <w:jc w:val="both"/>
        <w:rPr>
          <w:sz w:val="20"/>
          <w:szCs w:val="20"/>
        </w:rPr>
      </w:pPr>
      <w:r w:rsidDel="00000000" w:rsidR="00000000" w:rsidRPr="00000000">
        <w:rPr>
          <w:sz w:val="20"/>
          <w:szCs w:val="20"/>
          <w:rtl w:val="0"/>
        </w:rPr>
        <w:t xml:space="preserve">La gestión de cambios es un cúmulo de actividades, políticas o protocolos establecidos que facilitan al equipo del proyecto a identificar, controlar, registrar y rastrear los requerimientos y las variaciones a dichos requerimientos en cualquier momento, incluso en fases avanzadas.</w:t>
      </w:r>
    </w:p>
    <w:p w:rsidR="00000000" w:rsidDel="00000000" w:rsidP="00000000" w:rsidRDefault="00000000" w:rsidRPr="00000000" w14:paraId="00000082">
      <w:pPr>
        <w:spacing w:line="360" w:lineRule="auto"/>
        <w:jc w:val="both"/>
        <w:rPr>
          <w:sz w:val="20"/>
          <w:szCs w:val="20"/>
        </w:rPr>
      </w:pPr>
      <w:r w:rsidDel="00000000" w:rsidR="00000000" w:rsidRPr="00000000">
        <w:rPr>
          <w:rtl w:val="0"/>
        </w:rPr>
      </w:r>
    </w:p>
    <w:tbl>
      <w:tblPr>
        <w:tblStyle w:val="Table8"/>
        <w:tblW w:w="996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774"/>
        <w:gridCol w:w="3188"/>
        <w:tblGridChange w:id="0">
          <w:tblGrid>
            <w:gridCol w:w="6774"/>
            <w:gridCol w:w="3188"/>
          </w:tblGrid>
        </w:tblGridChange>
      </w:tblGrid>
      <w:tr>
        <w:trPr>
          <w:cantSplit w:val="0"/>
          <w:tblHeader w:val="0"/>
        </w:trPr>
        <w:tc>
          <w:tcPr>
            <w:shd w:fill="c6d9f1" w:val="clear"/>
          </w:tcPr>
          <w:p w:rsidR="00000000" w:rsidDel="00000000" w:rsidP="00000000" w:rsidRDefault="00000000" w:rsidRPr="00000000" w14:paraId="00000083">
            <w:pPr>
              <w:spacing w:line="360" w:lineRule="auto"/>
              <w:jc w:val="both"/>
              <w:rPr>
                <w:sz w:val="20"/>
                <w:szCs w:val="20"/>
              </w:rPr>
            </w:pPr>
            <w:sdt>
              <w:sdtPr>
                <w:tag w:val="goog_rdk_13"/>
              </w:sdtPr>
              <w:sdtContent>
                <w:commentRangeStart w:id="11"/>
              </w:sdtContent>
            </w:sdt>
            <w:r w:rsidDel="00000000" w:rsidR="00000000" w:rsidRPr="00000000">
              <w:rPr>
                <w:rtl w:val="0"/>
              </w:rPr>
            </w:r>
          </w:p>
          <w:p w:rsidR="00000000" w:rsidDel="00000000" w:rsidP="00000000" w:rsidRDefault="00000000" w:rsidRPr="00000000" w14:paraId="00000084">
            <w:pPr>
              <w:spacing w:line="276" w:lineRule="auto"/>
              <w:jc w:val="both"/>
              <w:rPr>
                <w:sz w:val="20"/>
                <w:szCs w:val="20"/>
              </w:rPr>
            </w:pPr>
            <w:r w:rsidDel="00000000" w:rsidR="00000000" w:rsidRPr="00000000">
              <w:rPr>
                <w:sz w:val="20"/>
                <w:szCs w:val="20"/>
                <w:rtl w:val="0"/>
              </w:rPr>
              <w:t xml:space="preserve">En términos generales, las herramientas de gestión del cambio están dadas, mediante la validación, aceptación y protocolos de desarrollo para llevar control a los cambios, sin embargo, para la gestión de proyectos de transformación digital es importante gestionar cambios en los niveles de servicio.</w:t>
            </w:r>
          </w:p>
        </w:tc>
        <w:tc>
          <w:tcPr>
            <w:shd w:fill="c6d9f1" w:val="clear"/>
          </w:tcPr>
          <w:p w:rsidR="00000000" w:rsidDel="00000000" w:rsidP="00000000" w:rsidRDefault="00000000" w:rsidRPr="00000000" w14:paraId="00000085">
            <w:pPr>
              <w:spacing w:line="360" w:lineRule="auto"/>
              <w:jc w:val="right"/>
              <w:rPr>
                <w:sz w:val="20"/>
                <w:szCs w:val="20"/>
              </w:rPr>
            </w:pPr>
            <w:sdt>
              <w:sdtPr>
                <w:tag w:val="goog_rdk_14"/>
              </w:sdtPr>
              <w:sdtContent>
                <w:commentRangeStart w:id="12"/>
              </w:sdtContent>
            </w:sdt>
            <w:r w:rsidDel="00000000" w:rsidR="00000000" w:rsidRPr="00000000">
              <w:rPr/>
              <w:drawing>
                <wp:inline distB="0" distT="0" distL="0" distR="0">
                  <wp:extent cx="1893072" cy="1421316"/>
                  <wp:effectExtent b="0" l="0" r="0" t="0"/>
                  <wp:docPr descr="Pantalla holográfica neón isométrico, tecnología digital futurista, diseño de desarrollo de interfaz de usuario" id="99" name="image10.jpg"/>
                  <a:graphic>
                    <a:graphicData uri="http://schemas.openxmlformats.org/drawingml/2006/picture">
                      <pic:pic>
                        <pic:nvPicPr>
                          <pic:cNvPr descr="Pantalla holográfica neón isométrico, tecnología digital futurista, diseño de desarrollo de interfaz de usuario" id="0" name="image10.jpg"/>
                          <pic:cNvPicPr preferRelativeResize="0"/>
                        </pic:nvPicPr>
                        <pic:blipFill>
                          <a:blip r:embed="rId19"/>
                          <a:srcRect b="0" l="0" r="0" t="0"/>
                          <a:stretch>
                            <a:fillRect/>
                          </a:stretch>
                        </pic:blipFill>
                        <pic:spPr>
                          <a:xfrm>
                            <a:off x="0" y="0"/>
                            <a:ext cx="1893072" cy="1421316"/>
                          </a:xfrm>
                          <a:prstGeom prst="rect"/>
                          <a:ln/>
                        </pic:spPr>
                      </pic:pic>
                    </a:graphicData>
                  </a:graphic>
                </wp:inline>
              </w:drawing>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tc>
      </w:tr>
    </w:tbl>
    <w:p w:rsidR="00000000" w:rsidDel="00000000" w:rsidP="00000000" w:rsidRDefault="00000000" w:rsidRPr="00000000" w14:paraId="00000086">
      <w:pPr>
        <w:spacing w:line="360" w:lineRule="auto"/>
        <w:jc w:val="both"/>
        <w:rPr>
          <w:sz w:val="20"/>
          <w:szCs w:val="20"/>
        </w:rPr>
      </w:pPr>
      <w:r w:rsidDel="00000000" w:rsidR="00000000" w:rsidRPr="00000000">
        <w:rPr>
          <w:rtl w:val="0"/>
        </w:rPr>
      </w:r>
    </w:p>
    <w:p w:rsidR="00000000" w:rsidDel="00000000" w:rsidP="00000000" w:rsidRDefault="00000000" w:rsidRPr="00000000" w14:paraId="00000087">
      <w:pPr>
        <w:jc w:val="both"/>
        <w:rPr>
          <w:sz w:val="20"/>
          <w:szCs w:val="20"/>
        </w:rPr>
      </w:pPr>
      <w:r w:rsidDel="00000000" w:rsidR="00000000" w:rsidRPr="00000000">
        <w:rPr>
          <w:sz w:val="20"/>
          <w:szCs w:val="20"/>
          <w:rtl w:val="0"/>
        </w:rPr>
        <w:t xml:space="preserve">En el desarrollo de proyectos tecnológicos es común que “cuando se soluciona un problema, aparezca otro”, en otras palabras, cuando se satisface una necesidad, surge otra y al resolverla surge otra y así, esto traducido a soluciones de transformación digital, es que cuando se presenta una solución de tipo tecnológico, al cliente y usuarios, planteando soluciones a los problemas, usando la creatividad, basado en las posibilidades que los programas informáticos. </w:t>
      </w:r>
    </w:p>
    <w:p w:rsidR="00000000" w:rsidDel="00000000" w:rsidP="00000000" w:rsidRDefault="00000000" w:rsidRPr="00000000" w14:paraId="00000088">
      <w:pPr>
        <w:rPr>
          <w:sz w:val="20"/>
          <w:szCs w:val="20"/>
        </w:rPr>
      </w:pPr>
      <w:r w:rsidDel="00000000" w:rsidR="00000000" w:rsidRPr="00000000">
        <w:rPr>
          <w:rtl w:val="0"/>
        </w:rPr>
      </w:r>
    </w:p>
    <w:p w:rsidR="00000000" w:rsidDel="00000000" w:rsidP="00000000" w:rsidRDefault="00000000" w:rsidRPr="00000000" w14:paraId="00000089">
      <w:pPr>
        <w:jc w:val="both"/>
        <w:rPr>
          <w:sz w:val="20"/>
          <w:szCs w:val="20"/>
        </w:rPr>
      </w:pPr>
      <w:r w:rsidDel="00000000" w:rsidR="00000000" w:rsidRPr="00000000">
        <w:rPr>
          <w:sz w:val="20"/>
          <w:szCs w:val="20"/>
          <w:rtl w:val="0"/>
        </w:rPr>
        <w:t xml:space="preserve">Parte de la característica de las metodologías ágiles, es que los requisitos no deben ser una camisa de fuerza, inflexibles e inmutables, pero sí es necesario tener claridad entre mejorar un requisito, por ejemplo, tener mejorar el formato de presentación de un campo, y que el requisito cambie según los acuerdos ya pactados. Una cosa es que el cliente sugiera mejorar un aspecto de navegabilidad en una aplicación pues como se programó inicialmente en la práctica se nota que es confuso a que solicite agregar funcionalidades al requisito como nuevos cálculos o adicionar elementos que impliquen cambios estructurales en la solución software.</w:t>
      </w:r>
    </w:p>
    <w:p w:rsidR="00000000" w:rsidDel="00000000" w:rsidP="00000000" w:rsidRDefault="00000000" w:rsidRPr="00000000" w14:paraId="0000008A">
      <w:pPr>
        <w:rPr>
          <w:sz w:val="20"/>
          <w:szCs w:val="20"/>
        </w:rPr>
      </w:pPr>
      <w:r w:rsidDel="00000000" w:rsidR="00000000" w:rsidRPr="00000000">
        <w:rPr>
          <w:rtl w:val="0"/>
        </w:rPr>
      </w:r>
    </w:p>
    <w:tbl>
      <w:tblPr>
        <w:tblStyle w:val="Table9"/>
        <w:tblW w:w="99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096"/>
        <w:gridCol w:w="6876"/>
        <w:tblGridChange w:id="0">
          <w:tblGrid>
            <w:gridCol w:w="3096"/>
            <w:gridCol w:w="6876"/>
          </w:tblGrid>
        </w:tblGridChange>
      </w:tblGrid>
      <w:tr>
        <w:trPr>
          <w:cantSplit w:val="0"/>
          <w:tblHeader w:val="0"/>
        </w:trPr>
        <w:tc>
          <w:tcPr>
            <w:shd w:fill="c6d9f1" w:val="clear"/>
          </w:tcPr>
          <w:p w:rsidR="00000000" w:rsidDel="00000000" w:rsidP="00000000" w:rsidRDefault="00000000" w:rsidRPr="00000000" w14:paraId="0000008B">
            <w:pPr>
              <w:rPr>
                <w:sz w:val="20"/>
                <w:szCs w:val="20"/>
              </w:rPr>
            </w:pPr>
            <w:sdt>
              <w:sdtPr>
                <w:tag w:val="goog_rdk_15"/>
              </w:sdtPr>
              <w:sdtContent>
                <w:commentRangeStart w:id="13"/>
              </w:sdtContent>
            </w:sdt>
            <w:sdt>
              <w:sdtPr>
                <w:tag w:val="goog_rdk_16"/>
              </w:sdtPr>
              <w:sdtContent>
                <w:commentRangeStart w:id="14"/>
              </w:sdtContent>
            </w:sdt>
            <w:r w:rsidDel="00000000" w:rsidR="00000000" w:rsidRPr="00000000">
              <w:rPr/>
              <w:drawing>
                <wp:inline distB="0" distT="0" distL="0" distR="0">
                  <wp:extent cx="1828249" cy="1218833"/>
                  <wp:effectExtent b="0" l="0" r="0" t="0"/>
                  <wp:docPr descr="Gestión de kpi y tareas. optimización del flujo de trabajo" id="102" name="image3.jpg"/>
                  <a:graphic>
                    <a:graphicData uri="http://schemas.openxmlformats.org/drawingml/2006/picture">
                      <pic:pic>
                        <pic:nvPicPr>
                          <pic:cNvPr descr="Gestión de kpi y tareas. optimización del flujo de trabajo" id="0" name="image3.jpg"/>
                          <pic:cNvPicPr preferRelativeResize="0"/>
                        </pic:nvPicPr>
                        <pic:blipFill>
                          <a:blip r:embed="rId20"/>
                          <a:srcRect b="0" l="0" r="0" t="0"/>
                          <a:stretch>
                            <a:fillRect/>
                          </a:stretch>
                        </pic:blipFill>
                        <pic:spPr>
                          <a:xfrm>
                            <a:off x="0" y="0"/>
                            <a:ext cx="1828249" cy="1218833"/>
                          </a:xfrm>
                          <a:prstGeom prst="rect"/>
                          <a:ln/>
                        </pic:spPr>
                      </pic:pic>
                    </a:graphicData>
                  </a:graphic>
                </wp:inline>
              </w:drawing>
            </w:r>
            <w:commentRangeEnd w:id="13"/>
            <w:r w:rsidDel="00000000" w:rsidR="00000000" w:rsidRPr="00000000">
              <w:commentReference w:id="13"/>
            </w:r>
            <w:r w:rsidDel="00000000" w:rsidR="00000000" w:rsidRPr="00000000">
              <w:rPr>
                <w:rtl w:val="0"/>
              </w:rPr>
            </w:r>
          </w:p>
        </w:tc>
        <w:tc>
          <w:tcPr>
            <w:shd w:fill="c6d9f1" w:val="clear"/>
          </w:tcPr>
          <w:p w:rsidR="00000000" w:rsidDel="00000000" w:rsidP="00000000" w:rsidRDefault="00000000" w:rsidRPr="00000000" w14:paraId="0000008C">
            <w:pPr>
              <w:jc w:val="both"/>
              <w:rPr>
                <w:sz w:val="20"/>
                <w:szCs w:val="20"/>
              </w:rPr>
            </w:pP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rtl w:val="0"/>
              </w:rPr>
            </w:r>
          </w:p>
          <w:p w:rsidR="00000000" w:rsidDel="00000000" w:rsidP="00000000" w:rsidRDefault="00000000" w:rsidRPr="00000000" w14:paraId="0000008E">
            <w:pPr>
              <w:jc w:val="both"/>
              <w:rPr>
                <w:sz w:val="20"/>
                <w:szCs w:val="20"/>
              </w:rPr>
            </w:pPr>
            <w:r w:rsidDel="00000000" w:rsidR="00000000" w:rsidRPr="00000000">
              <w:rPr>
                <w:sz w:val="20"/>
                <w:szCs w:val="20"/>
                <w:rtl w:val="0"/>
              </w:rPr>
              <w:t xml:space="preserve">El propósito del proceso de </w:t>
            </w:r>
            <w:r w:rsidDel="00000000" w:rsidR="00000000" w:rsidRPr="00000000">
              <w:rPr>
                <w:b w:val="1"/>
                <w:sz w:val="20"/>
                <w:szCs w:val="20"/>
                <w:rtl w:val="0"/>
              </w:rPr>
              <w:t xml:space="preserve">gestión de niveles de servicio</w:t>
            </w:r>
            <w:r w:rsidDel="00000000" w:rsidR="00000000" w:rsidRPr="00000000">
              <w:rPr>
                <w:sz w:val="20"/>
                <w:szCs w:val="20"/>
                <w:rtl w:val="0"/>
              </w:rPr>
              <w:t xml:space="preserve"> es asegurar que los servicios actuales y planificados sean entregados de acuerdo con lo negociado, acordado, y dentro de los objetivos establecidos.</w:t>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jc w:val="both"/>
        <w:rPr>
          <w:sz w:val="20"/>
          <w:szCs w:val="20"/>
        </w:rPr>
      </w:pPr>
      <w:r w:rsidDel="00000000" w:rsidR="00000000" w:rsidRPr="00000000">
        <w:rPr>
          <w:sz w:val="20"/>
          <w:szCs w:val="20"/>
          <w:rtl w:val="0"/>
        </w:rPr>
        <w:t xml:space="preserve">Esto es facilitado a través de un ciclo constante de negociación, donde todo el contexto de las soluciones entregadas, deben estar en el marco de los </w:t>
      </w:r>
      <w:r w:rsidDel="00000000" w:rsidR="00000000" w:rsidRPr="00000000">
        <w:rPr>
          <w:b w:val="1"/>
          <w:sz w:val="20"/>
          <w:szCs w:val="20"/>
          <w:rtl w:val="0"/>
        </w:rPr>
        <w:t xml:space="preserve">Acuerdos de nivel de servicio (SLAs)</w:t>
      </w:r>
      <w:r w:rsidDel="00000000" w:rsidR="00000000" w:rsidRPr="00000000">
        <w:rPr>
          <w:sz w:val="20"/>
          <w:szCs w:val="20"/>
          <w:rtl w:val="0"/>
        </w:rPr>
        <w:t xml:space="preserve"> y deben estar muy especificados en relación a los alcances y servicios pactados. Para esto existe un marco metodológico que permite llevar a cabo la gestión de los SLAs, pues estos pactos de servicio pueden ser flexibles y se deben llevar seguimiento y un requisito nuevo.</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rPr>
          <w:b w:val="1"/>
          <w:sz w:val="20"/>
          <w:szCs w:val="20"/>
        </w:rPr>
      </w:pPr>
      <w:r w:rsidDel="00000000" w:rsidR="00000000" w:rsidRPr="00000000">
        <w:rPr>
          <w:b w:val="1"/>
          <w:sz w:val="20"/>
          <w:szCs w:val="20"/>
          <w:rtl w:val="0"/>
        </w:rPr>
        <w:t xml:space="preserve">1.5 Herramientas para la gestión y trazabilidad</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pacing w:line="360" w:lineRule="auto"/>
        <w:jc w:val="both"/>
        <w:rPr>
          <w:sz w:val="20"/>
          <w:szCs w:val="20"/>
        </w:rPr>
      </w:pPr>
      <w:r w:rsidDel="00000000" w:rsidR="00000000" w:rsidRPr="00000000">
        <w:rPr>
          <w:sz w:val="20"/>
          <w:szCs w:val="20"/>
          <w:rtl w:val="0"/>
        </w:rPr>
        <w:t xml:space="preserve">Actualmente existen muchas herramientas para gestión de proyectos y la trazabilidad de los procesos, en especial para las metodologías de desarrollos ágiles, si bien todo esto comienza con la idea del desarrollo de software, tiene la posibilidad de gestionar cualquier clase de proyecto donde se definen  roles, tareas específicas y otras responsabilidades como por ejemplo:  el diseño y diagramación, la mejorar flujos de trabajo y procesos, el desarrollo de códigos, la documentación del código, la gestionar archivos, el soporte técnico, la gestión de la  seguridad, las pruebas y control, el seguimiento de productividad, la planificar y la coordinar proyecto, etc.</w:t>
      </w:r>
    </w:p>
    <w:p w:rsidR="00000000" w:rsidDel="00000000" w:rsidP="00000000" w:rsidRDefault="00000000" w:rsidRPr="00000000" w14:paraId="00000095">
      <w:pPr>
        <w:spacing w:line="360" w:lineRule="auto"/>
        <w:rPr>
          <w:sz w:val="20"/>
          <w:szCs w:val="20"/>
        </w:rPr>
      </w:pPr>
      <w:r w:rsidDel="00000000" w:rsidR="00000000" w:rsidRPr="00000000">
        <w:rPr>
          <w:sz w:val="20"/>
          <w:szCs w:val="20"/>
          <w:rtl w:val="0"/>
        </w:rPr>
        <w:t xml:space="preserve">Algunas de las herramientas más populares son:</w:t>
      </w:r>
    </w:p>
    <w:p w:rsidR="00000000" w:rsidDel="00000000" w:rsidP="00000000" w:rsidRDefault="00000000" w:rsidRPr="00000000" w14:paraId="00000096">
      <w:pPr>
        <w:jc w:val="both"/>
        <w:rPr>
          <w:sz w:val="20"/>
          <w:szCs w:val="20"/>
        </w:rPr>
      </w:pPr>
      <w:r w:rsidDel="00000000" w:rsidR="00000000" w:rsidRPr="00000000">
        <w:rPr>
          <w:rtl w:val="0"/>
        </w:rPr>
      </w:r>
    </w:p>
    <w:p w:rsidR="00000000" w:rsidDel="00000000" w:rsidP="00000000" w:rsidRDefault="00000000" w:rsidRPr="00000000" w14:paraId="00000097">
      <w:pPr>
        <w:jc w:val="both"/>
        <w:rPr>
          <w:sz w:val="20"/>
          <w:szCs w:val="20"/>
        </w:rPr>
      </w:pPr>
      <w:r w:rsidDel="00000000" w:rsidR="00000000" w:rsidRPr="00000000">
        <w:rPr>
          <w:b w:val="1"/>
          <w:sz w:val="20"/>
          <w:szCs w:val="20"/>
          <w:rtl w:val="0"/>
        </w:rPr>
        <w:t xml:space="preserve">Jira Software: </w:t>
      </w:r>
      <w:r w:rsidDel="00000000" w:rsidR="00000000" w:rsidRPr="00000000">
        <w:rPr>
          <w:sz w:val="20"/>
          <w:szCs w:val="20"/>
          <w:rtl w:val="0"/>
        </w:rPr>
        <w:t xml:space="preserve">es una herramienta para la gestión de proyectos, presenta versatilidad para usarla en diversas metodologías de desarrollo; lleva trazabilidad y seguimiento de errores; ayuda a la gestión de requisitos, desarrollo y entregas. Su licenciamiento es sin costos para ciertas áreas y con algunas restricciones, las versiones más avanzadas son pagas. A diferencia de otras plataformas no solicita método de pago para usarlo en su versión gratuita.</w:t>
      </w:r>
    </w:p>
    <w:p w:rsidR="00000000" w:rsidDel="00000000" w:rsidP="00000000" w:rsidRDefault="00000000" w:rsidRPr="00000000" w14:paraId="00000098">
      <w:pPr>
        <w:spacing w:line="360" w:lineRule="auto"/>
        <w:rPr>
          <w:sz w:val="20"/>
          <w:szCs w:val="20"/>
        </w:rPr>
      </w:pPr>
      <w:r w:rsidDel="00000000" w:rsidR="00000000" w:rsidRPr="00000000">
        <w:rPr>
          <w:rtl w:val="0"/>
        </w:rPr>
      </w:r>
    </w:p>
    <w:tbl>
      <w:tblPr>
        <w:tblStyle w:val="Table10"/>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49"/>
        <w:gridCol w:w="4013"/>
        <w:tblGridChange w:id="0">
          <w:tblGrid>
            <w:gridCol w:w="5949"/>
            <w:gridCol w:w="4013"/>
          </w:tblGrid>
        </w:tblGridChange>
      </w:tblGrid>
      <w:tr>
        <w:trPr>
          <w:cantSplit w:val="0"/>
          <w:tblHeader w:val="0"/>
        </w:trPr>
        <w:tc>
          <w:tcPr>
            <w:shd w:fill="c6d9f1" w:val="clear"/>
          </w:tcPr>
          <w:p w:rsidR="00000000" w:rsidDel="00000000" w:rsidP="00000000" w:rsidRDefault="00000000" w:rsidRPr="00000000" w14:paraId="00000099">
            <w:pPr>
              <w:spacing w:line="360" w:lineRule="auto"/>
              <w:jc w:val="both"/>
              <w:rPr>
                <w:sz w:val="20"/>
                <w:szCs w:val="20"/>
              </w:rPr>
            </w:pPr>
            <w:r w:rsidDel="00000000" w:rsidR="00000000" w:rsidRPr="00000000">
              <w:rPr>
                <w:rtl w:val="0"/>
              </w:rPr>
            </w:r>
          </w:p>
          <w:p w:rsidR="00000000" w:rsidDel="00000000" w:rsidP="00000000" w:rsidRDefault="00000000" w:rsidRPr="00000000" w14:paraId="0000009A">
            <w:pPr>
              <w:spacing w:line="276" w:lineRule="auto"/>
              <w:jc w:val="both"/>
              <w:rPr>
                <w:sz w:val="20"/>
                <w:szCs w:val="20"/>
              </w:rPr>
            </w:pPr>
            <w:r w:rsidDel="00000000" w:rsidR="00000000" w:rsidRPr="00000000">
              <w:rPr>
                <w:sz w:val="20"/>
                <w:szCs w:val="20"/>
                <w:rtl w:val="0"/>
              </w:rPr>
              <w:t xml:space="preserve">Esta es una herramienta robusta que contiene plantillas predefinidas que se pueden usar para adaptar los proyectos propios, adicional se conecta con otras herramientas de productividad para potencializar la integración de herramientas usadas en los proyectos.</w:t>
            </w:r>
          </w:p>
        </w:tc>
        <w:tc>
          <w:tcPr>
            <w:shd w:fill="c6d9f1" w:val="clear"/>
          </w:tcPr>
          <w:p w:rsidR="00000000" w:rsidDel="00000000" w:rsidP="00000000" w:rsidRDefault="00000000" w:rsidRPr="00000000" w14:paraId="0000009B">
            <w:pPr>
              <w:spacing w:line="360" w:lineRule="auto"/>
              <w:jc w:val="center"/>
              <w:rPr>
                <w:sz w:val="20"/>
                <w:szCs w:val="20"/>
              </w:rPr>
            </w:pPr>
            <w:sdt>
              <w:sdtPr>
                <w:tag w:val="goog_rdk_17"/>
              </w:sdtPr>
              <w:sdtContent>
                <w:commentRangeStart w:id="15"/>
              </w:sdtContent>
            </w:sdt>
            <w:r w:rsidDel="00000000" w:rsidR="00000000" w:rsidRPr="00000000">
              <w:rPr/>
              <w:drawing>
                <wp:inline distB="0" distT="0" distL="0" distR="0">
                  <wp:extent cx="1966264" cy="1105975"/>
                  <wp:effectExtent b="0" l="0" r="0" t="0"/>
                  <wp:docPr descr="Our Opinion On Jira, One Of The Best Project Management Software" id="101" name="image7.png"/>
                  <a:graphic>
                    <a:graphicData uri="http://schemas.openxmlformats.org/drawingml/2006/picture">
                      <pic:pic>
                        <pic:nvPicPr>
                          <pic:cNvPr descr="Our Opinion On Jira, One Of The Best Project Management Software" id="0" name="image7.png"/>
                          <pic:cNvPicPr preferRelativeResize="0"/>
                        </pic:nvPicPr>
                        <pic:blipFill>
                          <a:blip r:embed="rId21"/>
                          <a:srcRect b="0" l="0" r="0" t="0"/>
                          <a:stretch>
                            <a:fillRect/>
                          </a:stretch>
                        </pic:blipFill>
                        <pic:spPr>
                          <a:xfrm>
                            <a:off x="0" y="0"/>
                            <a:ext cx="1966264" cy="11059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jc w:val="center"/>
              <w:rPr>
                <w:sz w:val="20"/>
                <w:szCs w:val="20"/>
              </w:rPr>
            </w:pPr>
            <w:r w:rsidDel="00000000" w:rsidR="00000000" w:rsidRPr="00000000">
              <w:rPr>
                <w:sz w:val="20"/>
                <w:szCs w:val="20"/>
                <w:rtl w:val="0"/>
              </w:rPr>
              <w:t xml:space="preserve">Sitio oficial: </w:t>
            </w:r>
            <w:hyperlink r:id="rId22">
              <w:r w:rsidDel="00000000" w:rsidR="00000000" w:rsidRPr="00000000">
                <w:rPr>
                  <w:color w:val="0000ff"/>
                  <w:sz w:val="20"/>
                  <w:szCs w:val="20"/>
                  <w:u w:val="single"/>
                  <w:rtl w:val="0"/>
                </w:rPr>
                <w:t xml:space="preserve">https://www.atlassian.com/es</w:t>
              </w:r>
            </w:hyperlink>
            <w:r w:rsidDel="00000000" w:rsidR="00000000" w:rsidRPr="00000000">
              <w:rPr>
                <w:sz w:val="20"/>
                <w:szCs w:val="20"/>
                <w:rtl w:val="0"/>
              </w:rPr>
              <w:t xml:space="preserve"> </w:t>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jc w:val="both"/>
        <w:rPr>
          <w:sz w:val="20"/>
          <w:szCs w:val="20"/>
        </w:rPr>
      </w:pPr>
      <w:r w:rsidDel="00000000" w:rsidR="00000000" w:rsidRPr="00000000">
        <w:rPr>
          <w:sz w:val="20"/>
          <w:szCs w:val="20"/>
          <w:rtl w:val="0"/>
        </w:rPr>
        <w:t xml:space="preserve">Cuando se crea una cuenta, a cada usuario se le asigna una dirección o dominio, lo cual lo hace muy fácil de compartir e ingresar directamente a los proyectos asociados.</w:t>
      </w:r>
    </w:p>
    <w:p w:rsidR="00000000" w:rsidDel="00000000" w:rsidP="00000000" w:rsidRDefault="00000000" w:rsidRPr="00000000" w14:paraId="0000009F">
      <w:pPr>
        <w:jc w:val="both"/>
        <w:rPr>
          <w:sz w:val="20"/>
          <w:szCs w:val="20"/>
        </w:rPr>
      </w:pPr>
      <w:r w:rsidDel="00000000" w:rsidR="00000000" w:rsidRPr="00000000">
        <w:rPr>
          <w:rtl w:val="0"/>
        </w:rPr>
      </w:r>
    </w:p>
    <w:p w:rsidR="00000000" w:rsidDel="00000000" w:rsidP="00000000" w:rsidRDefault="00000000" w:rsidRPr="00000000" w14:paraId="000000A0">
      <w:pPr>
        <w:jc w:val="both"/>
        <w:rPr>
          <w:sz w:val="20"/>
          <w:szCs w:val="20"/>
        </w:rPr>
      </w:pPr>
      <w:r w:rsidDel="00000000" w:rsidR="00000000" w:rsidRPr="00000000">
        <w:rPr>
          <w:sz w:val="20"/>
          <w:szCs w:val="20"/>
          <w:rtl w:val="0"/>
        </w:rPr>
        <w:t xml:space="preserve">Cada proyecto tiene sus acciones llamadas incidencias tales como flujos o tareas de trabajo, se pueden crear los proyectos que sean necesarios, una incidencia puede ser una tarea, un ticket de asistencia, un formulario de solicitud o cualquier otra unidad de trabajo relevante de los proyectos.</w:t>
      </w:r>
    </w:p>
    <w:p w:rsidR="00000000" w:rsidDel="00000000" w:rsidP="00000000" w:rsidRDefault="00000000" w:rsidRPr="00000000" w14:paraId="000000A1">
      <w:pPr>
        <w:jc w:val="both"/>
        <w:rPr>
          <w:sz w:val="20"/>
          <w:szCs w:val="20"/>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incidencias,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el término para referirse a las actividades que el equipo va a desempeñar, un proyecto, por lo general, contiene incidencias de tres </w:t>
      </w:r>
      <w:sdt>
        <w:sdtPr>
          <w:tag w:val="goog_rdk_18"/>
        </w:sdtPr>
        <w:sdtContent>
          <w:commentRangeStart w:id="1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76200</wp:posOffset>
                </wp:positionV>
                <wp:extent cx="6321425" cy="917575"/>
                <wp:effectExtent b="0" l="0" r="0" t="0"/>
                <wp:wrapNone/>
                <wp:docPr id="86" name=""/>
                <a:graphic>
                  <a:graphicData uri="http://schemas.microsoft.com/office/word/2010/wordprocessingShape">
                    <wps:wsp>
                      <wps:cNvSpPr/>
                      <wps:cNvPr id="4" name="Shape 4"/>
                      <wps:spPr>
                        <a:xfrm>
                          <a:off x="2190050" y="3325975"/>
                          <a:ext cx="6311900" cy="908050"/>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DI_CF05_1-5_Tipos_Incidencias_Tarjetas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76200</wp:posOffset>
                </wp:positionV>
                <wp:extent cx="6321425" cy="917575"/>
                <wp:effectExtent b="0" l="0" r="0" t="0"/>
                <wp:wrapNone/>
                <wp:docPr id="86" name="image16.png"/>
                <a:graphic>
                  <a:graphicData uri="http://schemas.openxmlformats.org/drawingml/2006/picture">
                    <pic:pic>
                      <pic:nvPicPr>
                        <pic:cNvPr id="0" name="image16.png"/>
                        <pic:cNvPicPr preferRelativeResize="0"/>
                      </pic:nvPicPr>
                      <pic:blipFill>
                        <a:blip r:embed="rId23"/>
                        <a:srcRect/>
                        <a:stretch>
                          <a:fillRect/>
                        </a:stretch>
                      </pic:blipFill>
                      <pic:spPr>
                        <a:xfrm>
                          <a:off x="0" y="0"/>
                          <a:ext cx="6321425" cy="917575"/>
                        </a:xfrm>
                        <a:prstGeom prst="rect"/>
                        <a:ln/>
                      </pic:spPr>
                    </pic:pic>
                  </a:graphicData>
                </a:graphic>
              </wp:anchor>
            </w:drawing>
          </mc:Fallback>
        </mc:AlternateConten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55"/>
        <w:gridCol w:w="4607"/>
        <w:tblGridChange w:id="0">
          <w:tblGrid>
            <w:gridCol w:w="5355"/>
            <w:gridCol w:w="4607"/>
          </w:tblGrid>
        </w:tblGridChange>
      </w:tblGrid>
      <w:tr>
        <w:trPr>
          <w:cantSplit w:val="0"/>
          <w:tblHeader w:val="0"/>
        </w:trPr>
        <w:tc>
          <w:tcPr/>
          <w:p w:rsidR="00000000" w:rsidDel="00000000" w:rsidP="00000000" w:rsidRDefault="00000000" w:rsidRPr="00000000" w14:paraId="000000AB">
            <w:pPr>
              <w:spacing w:line="276" w:lineRule="auto"/>
              <w:jc w:val="both"/>
              <w:rPr>
                <w:sz w:val="20"/>
                <w:szCs w:val="20"/>
              </w:rPr>
            </w:pPr>
            <w:r w:rsidDel="00000000" w:rsidR="00000000" w:rsidRPr="00000000">
              <w:rPr>
                <w:sz w:val="20"/>
                <w:szCs w:val="20"/>
                <w:rtl w:val="0"/>
              </w:rPr>
              <w:t xml:space="preserve">El principio de funcionalidad es muy simple, básicamente hay tres columnas que indican el periodo o fase de ejecución de las incidencias; están las pendientes de ejecutar, las que están en periodo de ejecución y las entregadas. Si bien por defecto son tres columnas, podrían agregarse más, por ejemplo, en caso de proyectos tecnológicos se podría agregar una columna más que indique cuáles están en prueba y cuáles ya pasaron la prueba o lo que se necesite.</w:t>
            </w:r>
          </w:p>
        </w:tc>
        <w:tc>
          <w:tcPr/>
          <w:p w:rsidR="00000000" w:rsidDel="00000000" w:rsidP="00000000" w:rsidRDefault="00000000" w:rsidRPr="00000000" w14:paraId="000000AC">
            <w:pPr>
              <w:spacing w:line="360" w:lineRule="auto"/>
              <w:jc w:val="right"/>
              <w:rPr>
                <w:sz w:val="20"/>
                <w:szCs w:val="20"/>
              </w:rPr>
            </w:pPr>
            <w:r w:rsidDel="00000000" w:rsidR="00000000" w:rsidRPr="00000000">
              <w:rPr>
                <w:rtl w:val="0"/>
              </w:rPr>
              <w:t xml:space="preserve"> </w:t>
            </w:r>
            <w:sdt>
              <w:sdtPr>
                <w:tag w:val="goog_rdk_19"/>
              </w:sdtPr>
              <w:sdtContent>
                <w:commentRangeStart w:id="17"/>
              </w:sdtContent>
            </w:sdt>
            <w:r w:rsidDel="00000000" w:rsidR="00000000" w:rsidRPr="00000000">
              <w:rPr/>
              <w:drawing>
                <wp:inline distB="0" distT="0" distL="0" distR="0">
                  <wp:extent cx="2725518" cy="1561461"/>
                  <wp:effectExtent b="0" l="0" r="0" t="0"/>
                  <wp:docPr id="10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725518" cy="1561461"/>
                          </a:xfrm>
                          <a:prstGeom prst="rect"/>
                          <a:ln/>
                        </pic:spPr>
                      </pic:pic>
                    </a:graphicData>
                  </a:graphic>
                </wp:inline>
              </w:drawing>
            </w:r>
            <w:commentRangeEnd w:id="17"/>
            <w:r w:rsidDel="00000000" w:rsidR="00000000" w:rsidRPr="00000000">
              <w:commentReference w:id="17"/>
            </w:r>
            <w:r w:rsidDel="00000000" w:rsidR="00000000" w:rsidRPr="00000000">
              <w:rPr>
                <w:rtl w:val="0"/>
              </w:rPr>
            </w:r>
          </w:p>
        </w:tc>
      </w:tr>
    </w:tbl>
    <w:p w:rsidR="00000000" w:rsidDel="00000000" w:rsidP="00000000" w:rsidRDefault="00000000" w:rsidRPr="00000000" w14:paraId="000000AD">
      <w:pPr>
        <w:spacing w:line="360" w:lineRule="auto"/>
        <w:jc w:val="both"/>
        <w:rPr>
          <w:sz w:val="20"/>
          <w:szCs w:val="20"/>
        </w:rPr>
      </w:pPr>
      <w:r w:rsidDel="00000000" w:rsidR="00000000" w:rsidRPr="00000000">
        <w:rPr>
          <w:rtl w:val="0"/>
        </w:rPr>
      </w:r>
    </w:p>
    <w:p w:rsidR="00000000" w:rsidDel="00000000" w:rsidP="00000000" w:rsidRDefault="00000000" w:rsidRPr="00000000" w14:paraId="000000AE">
      <w:pPr>
        <w:jc w:val="both"/>
        <w:rPr>
          <w:sz w:val="20"/>
          <w:szCs w:val="20"/>
        </w:rPr>
      </w:pPr>
      <w:r w:rsidDel="00000000" w:rsidR="00000000" w:rsidRPr="00000000">
        <w:rPr>
          <w:sz w:val="20"/>
          <w:szCs w:val="20"/>
          <w:rtl w:val="0"/>
        </w:rPr>
        <w:t xml:space="preserve">Adicional es una herramienta que se puede personalizar, configurando los diferentes tipos de incidencias y está diseñada para trabajar con equipos de trabajo, donde se asignan las incidencias y se gestionan los usuarios que tienen asignación.</w:t>
      </w:r>
    </w:p>
    <w:p w:rsidR="00000000" w:rsidDel="00000000" w:rsidP="00000000" w:rsidRDefault="00000000" w:rsidRPr="00000000" w14:paraId="000000AF">
      <w:pPr>
        <w:jc w:val="both"/>
        <w:rPr>
          <w:sz w:val="20"/>
          <w:szCs w:val="20"/>
        </w:rPr>
      </w:pPr>
      <w:r w:rsidDel="00000000" w:rsidR="00000000" w:rsidRPr="00000000">
        <w:rPr>
          <w:rtl w:val="0"/>
        </w:rPr>
      </w:r>
    </w:p>
    <w:p w:rsidR="00000000" w:rsidDel="00000000" w:rsidP="00000000" w:rsidRDefault="00000000" w:rsidRPr="00000000" w14:paraId="000000B0">
      <w:pPr>
        <w:jc w:val="both"/>
        <w:rPr>
          <w:sz w:val="20"/>
          <w:szCs w:val="20"/>
        </w:rPr>
      </w:pPr>
      <w:r w:rsidDel="00000000" w:rsidR="00000000" w:rsidRPr="00000000">
        <w:rPr>
          <w:sz w:val="20"/>
          <w:szCs w:val="20"/>
          <w:rtl w:val="0"/>
        </w:rPr>
        <w:t xml:space="preserve">Cada incidencia, según su naturaleza solicita datos, para una tarea normal, las tarjetas solicitan un nombre de tarea, se puede añadir incidencias secundarias, vincular a través de enlace a otras tareas, una descripción, y los comentarios que cada participante de esta incidencia puede trabajar, estos campos son configurables y personalizables, según las necesidades y lo que se desea registrar o controlar.</w:t>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jc w:val="both"/>
        <w:rPr>
          <w:sz w:val="20"/>
          <w:szCs w:val="20"/>
        </w:rPr>
      </w:pPr>
      <w:r w:rsidDel="00000000" w:rsidR="00000000" w:rsidRPr="00000000">
        <w:rPr>
          <w:b w:val="1"/>
          <w:sz w:val="20"/>
          <w:szCs w:val="20"/>
          <w:rtl w:val="0"/>
        </w:rPr>
        <w:t xml:space="preserve">Trello: </w:t>
      </w:r>
      <w:r w:rsidDel="00000000" w:rsidR="00000000" w:rsidRPr="00000000">
        <w:rPr>
          <w:sz w:val="20"/>
          <w:szCs w:val="20"/>
          <w:rtl w:val="0"/>
        </w:rPr>
        <w:t xml:space="preserve">es un programa destinado a la gestión, seguimiento de proyectos y equipos de trabajo, está basado en tarjetas y es un programa con facilidad de trabajo. Cuando se inicia la aplicación, solicita un espacio de trabajo donde se albergan todos los proyectos a gestionar. Si bien tiene versión pago, también tiene una opción de usarse de manera gratuita con limitaciones.</w:t>
      </w:r>
    </w:p>
    <w:p w:rsidR="00000000" w:rsidDel="00000000" w:rsidP="00000000" w:rsidRDefault="00000000" w:rsidRPr="00000000" w14:paraId="000000B3">
      <w:pPr>
        <w:jc w:val="both"/>
        <w:rPr>
          <w:sz w:val="20"/>
          <w:szCs w:val="20"/>
        </w:rPr>
      </w:pPr>
      <w:r w:rsidDel="00000000" w:rsidR="00000000" w:rsidRPr="00000000">
        <w:rPr>
          <w:rtl w:val="0"/>
        </w:rPr>
      </w:r>
    </w:p>
    <w:tbl>
      <w:tblPr>
        <w:tblStyle w:val="Table12"/>
        <w:tblW w:w="996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237"/>
        <w:gridCol w:w="3725"/>
        <w:tblGridChange w:id="0">
          <w:tblGrid>
            <w:gridCol w:w="6237"/>
            <w:gridCol w:w="3725"/>
          </w:tblGrid>
        </w:tblGridChange>
      </w:tblGrid>
      <w:tr>
        <w:trPr>
          <w:cantSplit w:val="0"/>
          <w:tblHeader w:val="0"/>
        </w:trPr>
        <w:tc>
          <w:tcPr>
            <w:shd w:fill="c6d9f1" w:val="clear"/>
          </w:tcPr>
          <w:p w:rsidR="00000000" w:rsidDel="00000000" w:rsidP="00000000" w:rsidRDefault="00000000" w:rsidRPr="00000000" w14:paraId="000000B4">
            <w:pPr>
              <w:spacing w:line="276" w:lineRule="auto"/>
              <w:jc w:val="both"/>
              <w:rPr>
                <w:sz w:val="20"/>
                <w:szCs w:val="20"/>
              </w:rPr>
            </w:pPr>
            <w:r w:rsidDel="00000000" w:rsidR="00000000" w:rsidRPr="00000000">
              <w:rPr>
                <w:sz w:val="20"/>
                <w:szCs w:val="20"/>
                <w:rtl w:val="0"/>
              </w:rPr>
              <w:t xml:space="preserve">Es una herramienta sencilla, funciona basada en tarjetas, con gran capacidad para la gestión de tareas y coordinación de equipos de trabajo.</w:t>
            </w:r>
          </w:p>
          <w:p w:rsidR="00000000" w:rsidDel="00000000" w:rsidP="00000000" w:rsidRDefault="00000000" w:rsidRPr="00000000" w14:paraId="000000B5">
            <w:pPr>
              <w:spacing w:line="276" w:lineRule="auto"/>
              <w:jc w:val="both"/>
              <w:rPr>
                <w:sz w:val="20"/>
                <w:szCs w:val="20"/>
              </w:rPr>
            </w:pPr>
            <w:r w:rsidDel="00000000" w:rsidR="00000000" w:rsidRPr="00000000">
              <w:rPr>
                <w:sz w:val="20"/>
                <w:szCs w:val="20"/>
                <w:rtl w:val="0"/>
              </w:rPr>
              <w:t xml:space="preserve">Por defecto cuenta con las tres columnas “por hacer”, “en proceso” y “hecho” o finalizado, pero tiene la posibilidad de agregar más columnas según la dinámica y necesidades.</w:t>
            </w:r>
          </w:p>
        </w:tc>
        <w:tc>
          <w:tcPr>
            <w:shd w:fill="c6d9f1" w:val="clear"/>
          </w:tcPr>
          <w:p w:rsidR="00000000" w:rsidDel="00000000" w:rsidP="00000000" w:rsidRDefault="00000000" w:rsidRPr="00000000" w14:paraId="000000B6">
            <w:pPr>
              <w:spacing w:line="276" w:lineRule="auto"/>
              <w:jc w:val="center"/>
              <w:rPr>
                <w:sz w:val="20"/>
                <w:szCs w:val="20"/>
              </w:rPr>
            </w:pPr>
            <w:sdt>
              <w:sdtPr>
                <w:tag w:val="goog_rdk_20"/>
              </w:sdtPr>
              <w:sdtContent>
                <w:commentRangeStart w:id="18"/>
              </w:sdtContent>
            </w:sdt>
            <w:r w:rsidDel="00000000" w:rsidR="00000000" w:rsidRPr="00000000">
              <w:rPr>
                <w:sz w:val="20"/>
                <w:szCs w:val="20"/>
              </w:rPr>
              <w:drawing>
                <wp:inline distB="0" distT="0" distL="0" distR="0">
                  <wp:extent cx="1976658" cy="1111820"/>
                  <wp:effectExtent b="0" l="0" r="0" t="0"/>
                  <wp:docPr descr="Trello Logo, symbol, meaning, history, PNG" id="103" name="image13.png"/>
                  <a:graphic>
                    <a:graphicData uri="http://schemas.openxmlformats.org/drawingml/2006/picture">
                      <pic:pic>
                        <pic:nvPicPr>
                          <pic:cNvPr descr="Trello Logo, symbol, meaning, history, PNG" id="0" name="image13.png"/>
                          <pic:cNvPicPr preferRelativeResize="0"/>
                        </pic:nvPicPr>
                        <pic:blipFill>
                          <a:blip r:embed="rId25"/>
                          <a:srcRect b="0" l="0" r="0" t="0"/>
                          <a:stretch>
                            <a:fillRect/>
                          </a:stretch>
                        </pic:blipFill>
                        <pic:spPr>
                          <a:xfrm>
                            <a:off x="0" y="0"/>
                            <a:ext cx="1976658" cy="111182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B7">
            <w:pPr>
              <w:spacing w:line="276" w:lineRule="auto"/>
              <w:jc w:val="center"/>
              <w:rPr>
                <w:sz w:val="20"/>
                <w:szCs w:val="20"/>
              </w:rPr>
            </w:pPr>
            <w:r w:rsidDel="00000000" w:rsidR="00000000" w:rsidRPr="00000000">
              <w:rPr>
                <w:sz w:val="20"/>
                <w:szCs w:val="20"/>
                <w:rtl w:val="0"/>
              </w:rPr>
              <w:t xml:space="preserve">Sitio oficial: </w:t>
            </w:r>
            <w:hyperlink r:id="rId26">
              <w:r w:rsidDel="00000000" w:rsidR="00000000" w:rsidRPr="00000000">
                <w:rPr>
                  <w:color w:val="0000ff"/>
                  <w:sz w:val="20"/>
                  <w:szCs w:val="20"/>
                  <w:u w:val="single"/>
                  <w:rtl w:val="0"/>
                </w:rPr>
                <w:t xml:space="preserve">https://trello.com/es</w:t>
              </w:r>
            </w:hyperlink>
            <w:r w:rsidDel="00000000" w:rsidR="00000000" w:rsidRPr="00000000">
              <w:rPr>
                <w:rtl w:val="0"/>
              </w:rPr>
            </w:r>
          </w:p>
        </w:tc>
      </w:tr>
    </w:tbl>
    <w:p w:rsidR="00000000" w:rsidDel="00000000" w:rsidP="00000000" w:rsidRDefault="00000000" w:rsidRPr="00000000" w14:paraId="000000B8">
      <w:pPr>
        <w:jc w:val="both"/>
        <w:rPr>
          <w:sz w:val="20"/>
          <w:szCs w:val="20"/>
        </w:rPr>
      </w:pPr>
      <w:r w:rsidDel="00000000" w:rsidR="00000000" w:rsidRPr="00000000">
        <w:rPr>
          <w:rtl w:val="0"/>
        </w:rPr>
      </w:r>
    </w:p>
    <w:p w:rsidR="00000000" w:rsidDel="00000000" w:rsidP="00000000" w:rsidRDefault="00000000" w:rsidRPr="00000000" w14:paraId="000000B9">
      <w:pPr>
        <w:jc w:val="both"/>
        <w:rPr>
          <w:sz w:val="20"/>
          <w:szCs w:val="20"/>
        </w:rPr>
      </w:pPr>
      <w:r w:rsidDel="00000000" w:rsidR="00000000" w:rsidRPr="00000000">
        <w:rPr>
          <w:sz w:val="20"/>
          <w:szCs w:val="20"/>
          <w:rtl w:val="0"/>
        </w:rPr>
        <w:t xml:space="preserve">Cuando se añade una tarjeta, ésta presenta diversas opciones para registrar la actividad, con todas las opciones necesarias para el registro, control y avance del proyecto, así como las responsabilidades y ejecución de los miembros del equipo.</w:t>
      </w:r>
    </w:p>
    <w:p w:rsidR="00000000" w:rsidDel="00000000" w:rsidP="00000000" w:rsidRDefault="00000000" w:rsidRPr="00000000" w14:paraId="000000BA">
      <w:pPr>
        <w:jc w:val="both"/>
        <w:rPr>
          <w:sz w:val="20"/>
          <w:szCs w:val="20"/>
        </w:rPr>
      </w:pPr>
      <w:r w:rsidDel="00000000" w:rsidR="00000000" w:rsidRPr="00000000">
        <w:rPr>
          <w:rtl w:val="0"/>
        </w:rPr>
      </w:r>
    </w:p>
    <w:tbl>
      <w:tblPr>
        <w:tblStyle w:val="Table13"/>
        <w:tblW w:w="996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334"/>
        <w:gridCol w:w="4628"/>
        <w:tblGridChange w:id="0">
          <w:tblGrid>
            <w:gridCol w:w="5334"/>
            <w:gridCol w:w="4628"/>
          </w:tblGrid>
        </w:tblGridChange>
      </w:tblGrid>
      <w:tr>
        <w:trPr>
          <w:cantSplit w:val="0"/>
          <w:tblHeader w:val="0"/>
        </w:trPr>
        <w:tc>
          <w:tcPr>
            <w:shd w:fill="f2f2f2" w:val="clear"/>
          </w:tcPr>
          <w:p w:rsidR="00000000" w:rsidDel="00000000" w:rsidP="00000000" w:rsidRDefault="00000000" w:rsidRPr="00000000" w14:paraId="000000BB">
            <w:pPr>
              <w:spacing w:line="276" w:lineRule="auto"/>
              <w:jc w:val="both"/>
              <w:rPr>
                <w:sz w:val="20"/>
                <w:szCs w:val="20"/>
              </w:rPr>
            </w:pPr>
            <w:sdt>
              <w:sdtPr>
                <w:tag w:val="goog_rdk_21"/>
              </w:sdtPr>
              <w:sdtContent>
                <w:commentRangeStart w:id="19"/>
              </w:sdtContent>
            </w:sdt>
            <w:r w:rsidDel="00000000" w:rsidR="00000000" w:rsidRPr="00000000">
              <w:rPr>
                <w:rtl w:val="0"/>
              </w:rPr>
            </w:r>
          </w:p>
          <w:p w:rsidR="00000000" w:rsidDel="00000000" w:rsidP="00000000" w:rsidRDefault="00000000" w:rsidRPr="00000000" w14:paraId="000000BC">
            <w:pPr>
              <w:spacing w:line="276" w:lineRule="auto"/>
              <w:jc w:val="both"/>
              <w:rPr>
                <w:sz w:val="20"/>
                <w:szCs w:val="20"/>
              </w:rPr>
            </w:pPr>
            <w:r w:rsidDel="00000000" w:rsidR="00000000" w:rsidRPr="00000000">
              <w:rPr>
                <w:sz w:val="20"/>
                <w:szCs w:val="20"/>
                <w:rtl w:val="0"/>
              </w:rPr>
              <w:t xml:space="preserve">Las tarjetas permiten agregar o quitar miembros de las tareas específicas, permite incluir listas de chequeo para ir controlando acciones o tareas más pequeñas, adicionar fechas para llevar control de tiempos, archivos adjuntos y otras opciones.</w:t>
            </w:r>
          </w:p>
          <w:p w:rsidR="00000000" w:rsidDel="00000000" w:rsidP="00000000" w:rsidRDefault="00000000" w:rsidRPr="00000000" w14:paraId="000000BD">
            <w:pPr>
              <w:spacing w:line="276" w:lineRule="auto"/>
              <w:jc w:val="both"/>
              <w:rPr>
                <w:sz w:val="20"/>
                <w:szCs w:val="20"/>
              </w:rPr>
            </w:pPr>
            <w:r w:rsidDel="00000000" w:rsidR="00000000" w:rsidRPr="00000000">
              <w:rPr>
                <w:rtl w:val="0"/>
              </w:rPr>
            </w:r>
          </w:p>
        </w:tc>
        <w:tc>
          <w:tcPr>
            <w:shd w:fill="f2f2f2" w:val="clear"/>
          </w:tcPr>
          <w:p w:rsidR="00000000" w:rsidDel="00000000" w:rsidP="00000000" w:rsidRDefault="00000000" w:rsidRPr="00000000" w14:paraId="000000BE">
            <w:pPr>
              <w:spacing w:line="276" w:lineRule="auto"/>
              <w:jc w:val="both"/>
              <w:rPr>
                <w:sz w:val="20"/>
                <w:szCs w:val="20"/>
              </w:rPr>
            </w:pPr>
            <w:sdt>
              <w:sdtPr>
                <w:tag w:val="goog_rdk_22"/>
              </w:sdtPr>
              <w:sdtContent>
                <w:commentRangeStart w:id="20"/>
              </w:sdtContent>
            </w:sdt>
            <w:r w:rsidDel="00000000" w:rsidR="00000000" w:rsidRPr="00000000">
              <w:rPr>
                <w:sz w:val="20"/>
                <w:szCs w:val="20"/>
              </w:rPr>
              <w:drawing>
                <wp:inline distB="0" distT="0" distL="0" distR="0">
                  <wp:extent cx="2794000" cy="1397000"/>
                  <wp:effectExtent b="0" l="0" r="0" t="0"/>
                  <wp:docPr descr="tutorial de Trello" id="105" name="image11.png"/>
                  <a:graphic>
                    <a:graphicData uri="http://schemas.openxmlformats.org/drawingml/2006/picture">
                      <pic:pic>
                        <pic:nvPicPr>
                          <pic:cNvPr descr="tutorial de Trello" id="0" name="image11.png"/>
                          <pic:cNvPicPr preferRelativeResize="0"/>
                        </pic:nvPicPr>
                        <pic:blipFill>
                          <a:blip r:embed="rId27"/>
                          <a:srcRect b="0" l="0" r="0" t="0"/>
                          <a:stretch>
                            <a:fillRect/>
                          </a:stretch>
                        </pic:blipFill>
                        <pic:spPr>
                          <a:xfrm>
                            <a:off x="0" y="0"/>
                            <a:ext cx="2794000" cy="1397000"/>
                          </a:xfrm>
                          <a:prstGeom prst="rect"/>
                          <a:ln/>
                        </pic:spPr>
                      </pic:pic>
                    </a:graphicData>
                  </a:graphic>
                </wp:inline>
              </w:drawing>
            </w:r>
            <w:commentRangeEnd w:id="20"/>
            <w:r w:rsidDel="00000000" w:rsidR="00000000" w:rsidRPr="00000000">
              <w:commentReference w:id="20"/>
            </w:r>
            <w:commentRangeEnd w:id="19"/>
            <w:r w:rsidDel="00000000" w:rsidR="00000000" w:rsidRPr="00000000">
              <w:commentReference w:id="19"/>
            </w:r>
            <w:r w:rsidDel="00000000" w:rsidR="00000000" w:rsidRPr="00000000">
              <w:rPr>
                <w:rtl w:val="0"/>
              </w:rPr>
            </w:r>
          </w:p>
        </w:tc>
      </w:tr>
    </w:tbl>
    <w:p w:rsidR="00000000" w:rsidDel="00000000" w:rsidP="00000000" w:rsidRDefault="00000000" w:rsidRPr="00000000" w14:paraId="000000BF">
      <w:pPr>
        <w:jc w:val="both"/>
        <w:rPr>
          <w:sz w:val="20"/>
          <w:szCs w:val="20"/>
        </w:rPr>
      </w:pPr>
      <w:r w:rsidDel="00000000" w:rsidR="00000000" w:rsidRPr="00000000">
        <w:rPr>
          <w:rtl w:val="0"/>
        </w:rPr>
      </w:r>
    </w:p>
    <w:p w:rsidR="00000000" w:rsidDel="00000000" w:rsidP="00000000" w:rsidRDefault="00000000" w:rsidRPr="00000000" w14:paraId="000000C0">
      <w:pPr>
        <w:jc w:val="both"/>
        <w:rPr>
          <w:sz w:val="20"/>
          <w:szCs w:val="20"/>
        </w:rPr>
      </w:pPr>
      <w:r w:rsidDel="00000000" w:rsidR="00000000" w:rsidRPr="00000000">
        <w:rPr>
          <w:sz w:val="20"/>
          <w:szCs w:val="20"/>
          <w:rtl w:val="0"/>
        </w:rPr>
        <w:t xml:space="preserve">Además, el área de comentarios o registro de actividades se emplea para que los miembros del equipo registren novedades, entregas, códigos o lo que se establezca registrar para mantener un historial completo sobre el avance y estado de la tarea que represente la tarjeta.</w:t>
      </w:r>
    </w:p>
    <w:p w:rsidR="00000000" w:rsidDel="00000000" w:rsidP="00000000" w:rsidRDefault="00000000" w:rsidRPr="00000000" w14:paraId="000000C1">
      <w:pPr>
        <w:jc w:val="both"/>
        <w:rPr>
          <w:sz w:val="20"/>
          <w:szCs w:val="20"/>
        </w:rPr>
      </w:pPr>
      <w:r w:rsidDel="00000000" w:rsidR="00000000" w:rsidRPr="00000000">
        <w:rPr>
          <w:rtl w:val="0"/>
        </w:rPr>
      </w:r>
    </w:p>
    <w:p w:rsidR="00000000" w:rsidDel="00000000" w:rsidP="00000000" w:rsidRDefault="00000000" w:rsidRPr="00000000" w14:paraId="000000C2">
      <w:pPr>
        <w:jc w:val="both"/>
        <w:rPr>
          <w:sz w:val="20"/>
          <w:szCs w:val="20"/>
        </w:rPr>
      </w:pPr>
      <w:r w:rsidDel="00000000" w:rsidR="00000000" w:rsidRPr="00000000">
        <w:rPr>
          <w:sz w:val="20"/>
          <w:szCs w:val="20"/>
          <w:rtl w:val="0"/>
        </w:rPr>
        <w:t xml:space="preserve">Existen otras herramientas para gestionar proyectos y que estos lleguen a feliz término, en este caso, es muy importante que los criterios de entrega cumplan con todas las pruebas y aprobaciones del negocio, como por ejemplo: Azure DevOps o Monday.com</w:t>
      </w:r>
    </w:p>
    <w:p w:rsidR="00000000" w:rsidDel="00000000" w:rsidP="00000000" w:rsidRDefault="00000000" w:rsidRPr="00000000" w14:paraId="000000C3">
      <w:pPr>
        <w:spacing w:line="360" w:lineRule="auto"/>
        <w:rPr>
          <w:sz w:val="20"/>
          <w:szCs w:val="20"/>
        </w:rPr>
      </w:pPr>
      <w:r w:rsidDel="00000000" w:rsidR="00000000" w:rsidRPr="00000000">
        <w:rPr>
          <w:rtl w:val="0"/>
        </w:rPr>
      </w:r>
    </w:p>
    <w:p w:rsidR="00000000" w:rsidDel="00000000" w:rsidP="00000000" w:rsidRDefault="00000000" w:rsidRPr="00000000" w14:paraId="000000C4">
      <w:pPr>
        <w:rPr>
          <w:color w:val="000000"/>
          <w:sz w:val="20"/>
          <w:szCs w:val="20"/>
        </w:rPr>
      </w:pPr>
      <w:r w:rsidDel="00000000" w:rsidR="00000000" w:rsidRPr="00000000">
        <w:rPr>
          <w:color w:val="000000"/>
          <w:sz w:val="20"/>
          <w:szCs w:val="20"/>
          <w:rtl w:val="0"/>
        </w:rPr>
        <w:t xml:space="preserve">2. Derechos de autor        </w:t>
      </w:r>
    </w:p>
    <w:p w:rsidR="00000000" w:rsidDel="00000000" w:rsidP="00000000" w:rsidRDefault="00000000" w:rsidRPr="00000000" w14:paraId="000000C5">
      <w:pPr>
        <w:rPr>
          <w:color w:val="000000"/>
          <w:sz w:val="20"/>
          <w:szCs w:val="20"/>
        </w:rPr>
      </w:pPr>
      <w:r w:rsidDel="00000000" w:rsidR="00000000" w:rsidRPr="00000000">
        <w:rPr>
          <w:color w:val="000000"/>
          <w:sz w:val="20"/>
          <w:szCs w:val="20"/>
          <w:rtl w:val="0"/>
        </w:rPr>
        <w:t xml:space="preserve">2.1 Protección de la propiedad intelectual        </w:t>
      </w:r>
    </w:p>
    <w:p w:rsidR="00000000" w:rsidDel="00000000" w:rsidP="00000000" w:rsidRDefault="00000000" w:rsidRPr="00000000" w14:paraId="000000C6">
      <w:pPr>
        <w:rPr>
          <w:color w:val="000000"/>
          <w:sz w:val="20"/>
          <w:szCs w:val="20"/>
        </w:rPr>
      </w:pPr>
      <w:r w:rsidDel="00000000" w:rsidR="00000000" w:rsidRPr="00000000">
        <w:rPr>
          <w:color w:val="000000"/>
          <w:sz w:val="20"/>
          <w:szCs w:val="20"/>
          <w:rtl w:val="0"/>
        </w:rPr>
        <w:t xml:space="preserve">2.2 Políticas de confidencialidad        </w:t>
      </w:r>
    </w:p>
    <w:p w:rsidR="00000000" w:rsidDel="00000000" w:rsidP="00000000" w:rsidRDefault="00000000" w:rsidRPr="00000000" w14:paraId="000000C7">
      <w:pPr>
        <w:rPr>
          <w:color w:val="000000"/>
          <w:sz w:val="20"/>
          <w:szCs w:val="20"/>
        </w:rPr>
      </w:pPr>
      <w:r w:rsidDel="00000000" w:rsidR="00000000" w:rsidRPr="00000000">
        <w:rPr>
          <w:color w:val="000000"/>
          <w:sz w:val="20"/>
          <w:szCs w:val="20"/>
          <w:rtl w:val="0"/>
        </w:rPr>
        <w:t xml:space="preserve">2.3 Criterios éticos del tratamiento de los datos        </w:t>
      </w:r>
    </w:p>
    <w:p w:rsidR="00000000" w:rsidDel="00000000" w:rsidP="00000000" w:rsidRDefault="00000000" w:rsidRPr="00000000" w14:paraId="000000C8">
      <w:pPr>
        <w:rPr>
          <w:color w:val="000000"/>
          <w:sz w:val="20"/>
          <w:szCs w:val="20"/>
        </w:rPr>
      </w:pPr>
      <w:r w:rsidDel="00000000" w:rsidR="00000000" w:rsidRPr="00000000">
        <w:rPr>
          <w:color w:val="000000"/>
          <w:sz w:val="20"/>
          <w:szCs w:val="20"/>
          <w:rtl w:val="0"/>
        </w:rPr>
        <w:t xml:space="preserve">2.4 Políticas legales</w:t>
      </w:r>
    </w:p>
    <w:p w:rsidR="00000000" w:rsidDel="00000000" w:rsidP="00000000" w:rsidRDefault="00000000" w:rsidRPr="00000000" w14:paraId="000000C9">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358255" cy="2133600"/>
                <wp:effectExtent b="0" l="0" r="0" t="0"/>
                <wp:wrapNone/>
                <wp:docPr id="84" name=""/>
                <a:graphic>
                  <a:graphicData uri="http://schemas.microsoft.com/office/word/2010/wordprocessingShape">
                    <wps:wsp>
                      <wps:cNvSpPr/>
                      <wps:cNvPr id="2" name="Shape 2"/>
                      <wps:spPr>
                        <a:xfrm>
                          <a:off x="2171635" y="2717963"/>
                          <a:ext cx="6348730" cy="2124075"/>
                        </a:xfrm>
                        <a:prstGeom prst="rect">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Para estas temáticas por favor hacer reúso del programa 133303 - Servicios comerciales y financieros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CF09: Evaluación y optimización de los datos que integran la información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1"/>
                                <w:i w:val="0"/>
                                <w:smallCaps w:val="0"/>
                                <w:strike w:val="0"/>
                                <w:color w:val="000000"/>
                                <w:sz w:val="18"/>
                                <w:vertAlign w:val="baseline"/>
                              </w:rPr>
                              <w:t xml:space="preserve">Ruta: </w:t>
                            </w:r>
                            <w:r w:rsidDel="00000000" w:rsidR="00000000" w:rsidRPr="00000000">
                              <w:rPr>
                                <w:rFonts w:ascii="Arial" w:cs="Arial" w:eastAsia="Arial" w:hAnsi="Arial"/>
                                <w:b w:val="1"/>
                                <w:i w:val="0"/>
                                <w:smallCaps w:val="0"/>
                                <w:strike w:val="0"/>
                                <w:color w:val="0000ff"/>
                                <w:sz w:val="18"/>
                                <w:u w:val="single"/>
                                <w:vertAlign w:val="baseline"/>
                              </w:rPr>
                              <w:t xml:space="preserve">https://drive.google.com/drive/folders/1VX0UkEUtkC6L51VTn-R82H6FOwMjSS81?usp=sharing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0"/>
                                <w:smallCaps w:val="0"/>
                                <w:strike w:val="0"/>
                                <w:color w:val="000000"/>
                                <w:sz w:val="18"/>
                                <w:vertAlign w:val="baseline"/>
                              </w:rPr>
                              <w:t xml:space="preserve">Temáticas: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1"/>
                                <w:i w:val="0"/>
                                <w:smallCaps w:val="0"/>
                                <w:strike w:val="0"/>
                                <w:color w:val="000000"/>
                                <w:sz w:val="20"/>
                                <w:vertAlign w:val="baseline"/>
                              </w:rPr>
                              <w:t xml:space="preserve">3. Derechos de autor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3.1 Protección de la propiedad intelectual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3.2 Políticas de confidencialidad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3.3 Criterios éticos del tratamiento de los datos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3.4 Políticas legales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358255" cy="2133600"/>
                <wp:effectExtent b="0" l="0" r="0" t="0"/>
                <wp:wrapNone/>
                <wp:docPr id="84" name="image14.png"/>
                <a:graphic>
                  <a:graphicData uri="http://schemas.openxmlformats.org/drawingml/2006/picture">
                    <pic:pic>
                      <pic:nvPicPr>
                        <pic:cNvPr id="0" name="image14.png"/>
                        <pic:cNvPicPr preferRelativeResize="0"/>
                      </pic:nvPicPr>
                      <pic:blipFill>
                        <a:blip r:embed="rId28"/>
                        <a:srcRect/>
                        <a:stretch>
                          <a:fillRect/>
                        </a:stretch>
                      </pic:blipFill>
                      <pic:spPr>
                        <a:xfrm>
                          <a:off x="0" y="0"/>
                          <a:ext cx="6358255" cy="2133600"/>
                        </a:xfrm>
                        <a:prstGeom prst="rect"/>
                        <a:ln/>
                      </pic:spPr>
                    </pic:pic>
                  </a:graphicData>
                </a:graphic>
              </wp:anchor>
            </w:drawing>
          </mc:Fallback>
        </mc:AlternateContent>
      </w:r>
    </w:p>
    <w:p w:rsidR="00000000" w:rsidDel="00000000" w:rsidP="00000000" w:rsidRDefault="00000000" w:rsidRPr="00000000" w14:paraId="000000CA">
      <w:pPr>
        <w:rPr>
          <w:sz w:val="20"/>
          <w:szCs w:val="20"/>
        </w:rPr>
      </w:pPr>
      <w:r w:rsidDel="00000000" w:rsidR="00000000" w:rsidRPr="00000000">
        <w:rPr>
          <w:rtl w:val="0"/>
        </w:rPr>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rPr>
          <w:sz w:val="20"/>
          <w:szCs w:val="20"/>
        </w:rPr>
      </w:pPr>
      <w:r w:rsidDel="00000000" w:rsidR="00000000" w:rsidRPr="00000000">
        <w:rPr>
          <w:rtl w:val="0"/>
        </w:rPr>
      </w:r>
    </w:p>
    <w:p w:rsidR="00000000" w:rsidDel="00000000" w:rsidP="00000000" w:rsidRDefault="00000000" w:rsidRPr="00000000" w14:paraId="000000CD">
      <w:pPr>
        <w:rPr>
          <w:sz w:val="20"/>
          <w:szCs w:val="20"/>
        </w:rPr>
      </w:pPr>
      <w:r w:rsidDel="00000000" w:rsidR="00000000" w:rsidRPr="00000000">
        <w:rPr>
          <w:rtl w:val="0"/>
        </w:rPr>
      </w:r>
    </w:p>
    <w:p w:rsidR="00000000" w:rsidDel="00000000" w:rsidP="00000000" w:rsidRDefault="00000000" w:rsidRPr="00000000" w14:paraId="000000CE">
      <w:pPr>
        <w:rPr>
          <w:sz w:val="20"/>
          <w:szCs w:val="20"/>
        </w:rPr>
      </w:pPr>
      <w:r w:rsidDel="00000000" w:rsidR="00000000" w:rsidRPr="00000000">
        <w:rPr>
          <w:rtl w:val="0"/>
        </w:rPr>
      </w:r>
    </w:p>
    <w:p w:rsidR="00000000" w:rsidDel="00000000" w:rsidP="00000000" w:rsidRDefault="00000000" w:rsidRPr="00000000" w14:paraId="000000CF">
      <w:pPr>
        <w:rPr>
          <w:sz w:val="20"/>
          <w:szCs w:val="20"/>
        </w:rPr>
      </w:pPr>
      <w:r w:rsidDel="00000000" w:rsidR="00000000" w:rsidRPr="00000000">
        <w:rPr>
          <w:rtl w:val="0"/>
        </w:rPr>
      </w:r>
    </w:p>
    <w:p w:rsidR="00000000" w:rsidDel="00000000" w:rsidP="00000000" w:rsidRDefault="00000000" w:rsidRPr="00000000" w14:paraId="000000D0">
      <w:pPr>
        <w:rPr>
          <w:sz w:val="20"/>
          <w:szCs w:val="20"/>
        </w:rPr>
      </w:pPr>
      <w:r w:rsidDel="00000000" w:rsidR="00000000" w:rsidRPr="00000000">
        <w:rPr>
          <w:rtl w:val="0"/>
        </w:rPr>
      </w:r>
    </w:p>
    <w:p w:rsidR="00000000" w:rsidDel="00000000" w:rsidP="00000000" w:rsidRDefault="00000000" w:rsidRPr="00000000" w14:paraId="000000D1">
      <w:pPr>
        <w:rPr>
          <w:sz w:val="20"/>
          <w:szCs w:val="20"/>
        </w:rPr>
      </w:pPr>
      <w:r w:rsidDel="00000000" w:rsidR="00000000" w:rsidRPr="00000000">
        <w:rPr>
          <w:rtl w:val="0"/>
        </w:rPr>
      </w:r>
    </w:p>
    <w:p w:rsidR="00000000" w:rsidDel="00000000" w:rsidP="00000000" w:rsidRDefault="00000000" w:rsidRPr="00000000" w14:paraId="000000D2">
      <w:pPr>
        <w:rPr>
          <w:sz w:val="20"/>
          <w:szCs w:val="20"/>
        </w:rPr>
      </w:pPr>
      <w:r w:rsidDel="00000000" w:rsidR="00000000" w:rsidRPr="00000000">
        <w:rPr>
          <w:rtl w:val="0"/>
        </w:rPr>
      </w:r>
    </w:p>
    <w:p w:rsidR="00000000" w:rsidDel="00000000" w:rsidP="00000000" w:rsidRDefault="00000000" w:rsidRPr="00000000" w14:paraId="000000D3">
      <w:pPr>
        <w:rPr>
          <w:sz w:val="20"/>
          <w:szCs w:val="20"/>
        </w:rPr>
      </w:pP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rPr>
          <w:sz w:val="20"/>
          <w:szCs w:val="20"/>
        </w:rPr>
      </w:pPr>
      <w:r w:rsidDel="00000000" w:rsidR="00000000" w:rsidRPr="00000000">
        <w:rPr>
          <w:rtl w:val="0"/>
        </w:rPr>
      </w:r>
    </w:p>
    <w:p w:rsidR="00000000" w:rsidDel="00000000" w:rsidP="00000000" w:rsidRDefault="00000000" w:rsidRPr="00000000" w14:paraId="000000D7">
      <w:pPr>
        <w:rPr>
          <w:sz w:val="20"/>
          <w:szCs w:val="20"/>
        </w:rPr>
      </w:pPr>
      <w:r w:rsidDel="00000000" w:rsidR="00000000" w:rsidRPr="00000000">
        <w:rPr>
          <w:rtl w:val="0"/>
        </w:rPr>
      </w:r>
    </w:p>
    <w:p w:rsidR="00000000" w:rsidDel="00000000" w:rsidP="00000000" w:rsidRDefault="00000000" w:rsidRPr="00000000" w14:paraId="000000D8">
      <w:pPr>
        <w:numPr>
          <w:ilvl w:val="0"/>
          <w:numId w:val="2"/>
        </w:numPr>
        <w:ind w:left="284"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0D9">
      <w:pPr>
        <w:rPr>
          <w:color w:val="000000"/>
          <w:sz w:val="20"/>
          <w:szCs w:val="20"/>
        </w:rPr>
      </w:pPr>
      <w:r w:rsidDel="00000000" w:rsidR="00000000" w:rsidRPr="00000000">
        <w:rPr>
          <w:rtl w:val="0"/>
        </w:rPr>
      </w:r>
    </w:p>
    <w:p w:rsidR="00000000" w:rsidDel="00000000" w:rsidP="00000000" w:rsidRDefault="00000000" w:rsidRPr="00000000" w14:paraId="000000DA">
      <w:pPr>
        <w:ind w:left="426" w:firstLine="0"/>
        <w:jc w:val="both"/>
        <w:rPr>
          <w:color w:val="000000"/>
          <w:sz w:val="20"/>
          <w:szCs w:val="20"/>
        </w:rPr>
      </w:pPr>
      <w:r w:rsidDel="00000000" w:rsidR="00000000" w:rsidRPr="00000000">
        <w:rPr>
          <w:color w:val="000000"/>
          <w:sz w:val="20"/>
          <w:szCs w:val="20"/>
          <w:rtl w:val="0"/>
        </w:rPr>
        <w:t xml:space="preserve">A continuación, se presenta el diagrama que representa el resumen de las temáticas que están desarrolladas en el componente formativo: </w:t>
      </w:r>
    </w:p>
    <w:p w:rsidR="00000000" w:rsidDel="00000000" w:rsidP="00000000" w:rsidRDefault="00000000" w:rsidRPr="00000000" w14:paraId="000000D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DC">
      <w:pPr>
        <w:ind w:left="426" w:firstLine="0"/>
        <w:jc w:val="both"/>
        <w:rPr>
          <w:color w:val="7f7f7f"/>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12700</wp:posOffset>
                </wp:positionV>
                <wp:extent cx="6015055" cy="823595"/>
                <wp:effectExtent b="0" l="0" r="0" t="0"/>
                <wp:wrapNone/>
                <wp:docPr id="89" name=""/>
                <a:graphic>
                  <a:graphicData uri="http://schemas.microsoft.com/office/word/2010/wordprocessingShape">
                    <wps:wsp>
                      <wps:cNvSpPr/>
                      <wps:cNvPr id="56" name="Shape 56"/>
                      <wps:spPr>
                        <a:xfrm>
                          <a:off x="2343235" y="3372965"/>
                          <a:ext cx="6005530" cy="814070"/>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Anexo_CF05_Sintesis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12700</wp:posOffset>
                </wp:positionV>
                <wp:extent cx="6015055" cy="823595"/>
                <wp:effectExtent b="0" l="0" r="0" t="0"/>
                <wp:wrapNone/>
                <wp:docPr id="89" name="image19.png"/>
                <a:graphic>
                  <a:graphicData uri="http://schemas.openxmlformats.org/drawingml/2006/picture">
                    <pic:pic>
                      <pic:nvPicPr>
                        <pic:cNvPr id="0" name="image19.png"/>
                        <pic:cNvPicPr preferRelativeResize="0"/>
                      </pic:nvPicPr>
                      <pic:blipFill>
                        <a:blip r:embed="rId29"/>
                        <a:srcRect/>
                        <a:stretch>
                          <a:fillRect/>
                        </a:stretch>
                      </pic:blipFill>
                      <pic:spPr>
                        <a:xfrm>
                          <a:off x="0" y="0"/>
                          <a:ext cx="6015055" cy="823595"/>
                        </a:xfrm>
                        <a:prstGeom prst="rect"/>
                        <a:ln/>
                      </pic:spPr>
                    </pic:pic>
                  </a:graphicData>
                </a:graphic>
              </wp:anchor>
            </w:drawing>
          </mc:Fallback>
        </mc:AlternateContent>
      </w:r>
    </w:p>
    <w:p w:rsidR="00000000" w:rsidDel="00000000" w:rsidP="00000000" w:rsidRDefault="00000000" w:rsidRPr="00000000" w14:paraId="000000DD">
      <w:pPr>
        <w:rPr>
          <w:color w:val="948a54"/>
          <w:sz w:val="20"/>
          <w:szCs w:val="20"/>
        </w:rPr>
      </w:pPr>
      <w:r w:rsidDel="00000000" w:rsidR="00000000" w:rsidRPr="00000000">
        <w:rPr>
          <w:rtl w:val="0"/>
        </w:rPr>
      </w:r>
    </w:p>
    <w:p w:rsidR="00000000" w:rsidDel="00000000" w:rsidP="00000000" w:rsidRDefault="00000000" w:rsidRPr="00000000" w14:paraId="000000DE">
      <w:pPr>
        <w:rPr>
          <w:color w:val="948a54"/>
          <w:sz w:val="20"/>
          <w:szCs w:val="20"/>
        </w:rPr>
      </w:pPr>
      <w:r w:rsidDel="00000000" w:rsidR="00000000" w:rsidRPr="00000000">
        <w:rPr>
          <w:rtl w:val="0"/>
        </w:rPr>
      </w:r>
    </w:p>
    <w:p w:rsidR="00000000" w:rsidDel="00000000" w:rsidP="00000000" w:rsidRDefault="00000000" w:rsidRPr="00000000" w14:paraId="000000DF">
      <w:pPr>
        <w:rPr>
          <w:color w:val="948a54"/>
          <w:sz w:val="20"/>
          <w:szCs w:val="20"/>
        </w:rPr>
      </w:pPr>
      <w:r w:rsidDel="00000000" w:rsidR="00000000" w:rsidRPr="00000000">
        <w:rPr>
          <w:rtl w:val="0"/>
        </w:rPr>
      </w:r>
    </w:p>
    <w:p w:rsidR="00000000" w:rsidDel="00000000" w:rsidP="00000000" w:rsidRDefault="00000000" w:rsidRPr="00000000" w14:paraId="000000E0">
      <w:pP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0E1">
      <w:pP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0E2">
      <w:pPr>
        <w:rPr>
          <w:color w:val="948a54"/>
          <w:sz w:val="20"/>
          <w:szCs w:val="20"/>
        </w:rPr>
      </w:pPr>
      <w:r w:rsidDel="00000000" w:rsidR="00000000" w:rsidRPr="00000000">
        <w:rPr>
          <w:rtl w:val="0"/>
        </w:rPr>
      </w:r>
    </w:p>
    <w:p w:rsidR="00000000" w:rsidDel="00000000" w:rsidP="00000000" w:rsidRDefault="00000000" w:rsidRPr="00000000" w14:paraId="000000E3">
      <w:pPr>
        <w:rPr>
          <w:color w:val="948a54"/>
          <w:sz w:val="20"/>
          <w:szCs w:val="20"/>
        </w:rPr>
      </w:pPr>
      <w:r w:rsidDel="00000000" w:rsidR="00000000" w:rsidRPr="00000000">
        <w:rPr>
          <w:rtl w:val="0"/>
        </w:rPr>
      </w:r>
    </w:p>
    <w:p w:rsidR="00000000" w:rsidDel="00000000" w:rsidP="00000000" w:rsidRDefault="00000000" w:rsidRPr="00000000" w14:paraId="000000E4">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w:t>
      </w:r>
    </w:p>
    <w:p w:rsidR="00000000" w:rsidDel="00000000" w:rsidP="00000000" w:rsidRDefault="00000000" w:rsidRPr="00000000" w14:paraId="000000E5">
      <w:pPr>
        <w:ind w:left="426" w:firstLine="0"/>
        <w:jc w:val="both"/>
        <w:rPr>
          <w:color w:val="7f7f7f"/>
          <w:sz w:val="20"/>
          <w:szCs w:val="20"/>
        </w:rPr>
      </w:pPr>
      <w:r w:rsidDel="00000000" w:rsidR="00000000" w:rsidRPr="00000000">
        <w:rPr>
          <w:rtl w:val="0"/>
        </w:rPr>
      </w:r>
    </w:p>
    <w:tbl>
      <w:tblPr>
        <w:tblStyle w:val="Table14"/>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0E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w:t>
            </w:r>
          </w:p>
        </w:tc>
      </w:tr>
      <w:tr>
        <w:trPr>
          <w:cantSplit w:val="0"/>
          <w:trHeight w:val="541" w:hRule="atLeast"/>
          <w:tblHeader w:val="0"/>
        </w:trPr>
        <w:tc>
          <w:tcPr>
            <w:shd w:fill="fac896" w:val="clear"/>
            <w:vAlign w:val="center"/>
          </w:tcPr>
          <w:p w:rsidR="00000000" w:rsidDel="00000000" w:rsidP="00000000" w:rsidRDefault="00000000" w:rsidRPr="00000000" w14:paraId="000000E8">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tcPr>
          <w:p w:rsidR="00000000" w:rsidDel="00000000" w:rsidP="00000000" w:rsidRDefault="00000000" w:rsidRPr="00000000" w14:paraId="000000E9">
            <w:pPr>
              <w:spacing w:line="276" w:lineRule="auto"/>
              <w:rPr>
                <w:rFonts w:ascii="Calibri" w:cs="Calibri" w:eastAsia="Calibri" w:hAnsi="Calibri"/>
                <w:b w:val="0"/>
                <w:color w:val="000000"/>
              </w:rPr>
            </w:pPr>
            <w:sdt>
              <w:sdtPr>
                <w:tag w:val="goog_rdk_24"/>
              </w:sdtPr>
              <w:sdtContent>
                <w:ins w:author="Silvia Milena Sequeda C�rdenas" w:id="1" w:date="2022-10-28T19:52:33Z">
                  <w:r w:rsidDel="00000000" w:rsidR="00000000" w:rsidRPr="00000000">
                    <w:rPr>
                      <w:rFonts w:ascii="Calibri" w:cs="Calibri" w:eastAsia="Calibri" w:hAnsi="Calibri"/>
                      <w:color w:val="000000"/>
                      <w:rtl w:val="0"/>
                    </w:rPr>
                    <w:t xml:space="preserve">V</w:t>
                  </w:r>
                </w:ins>
              </w:sdtContent>
            </w:sdt>
            <w:sdt>
              <w:sdtPr>
                <w:tag w:val="goog_rdk_25"/>
              </w:sdtPr>
              <w:sdtContent>
                <w:del w:author="Silvia Milena Sequeda C�rdenas" w:id="1" w:date="2022-10-28T19:52:33Z">
                  <w:r w:rsidDel="00000000" w:rsidR="00000000" w:rsidRPr="00000000">
                    <w:rPr>
                      <w:b w:val="0"/>
                      <w:color w:val="000000"/>
                      <w:sz w:val="20"/>
                      <w:szCs w:val="20"/>
                      <w:rtl w:val="0"/>
                    </w:rPr>
                    <w:delText xml:space="preserve">Autoevaluación de los conceptos de v</w:delText>
                  </w:r>
                </w:del>
              </w:sdtContent>
            </w:sdt>
            <w:r w:rsidDel="00000000" w:rsidR="00000000" w:rsidRPr="00000000">
              <w:rPr>
                <w:b w:val="0"/>
                <w:color w:val="000000"/>
                <w:sz w:val="20"/>
                <w:szCs w:val="20"/>
                <w:rtl w:val="0"/>
              </w:rPr>
              <w:t xml:space="preserve">alidación de requisitos</w:t>
            </w:r>
            <w:sdt>
              <w:sdtPr>
                <w:tag w:val="goog_rdk_26"/>
              </w:sdtPr>
              <w:sdtContent>
                <w:del w:author="Silvia Milena Sequeda C�rdenas" w:id="2" w:date="2022-10-28T19:52:43Z">
                  <w:r w:rsidDel="00000000" w:rsidR="00000000" w:rsidRPr="00000000">
                    <w:rPr>
                      <w:b w:val="0"/>
                      <w:color w:val="000000"/>
                      <w:sz w:val="20"/>
                      <w:szCs w:val="20"/>
                      <w:rtl w:val="0"/>
                    </w:rPr>
                    <w:delText xml:space="preserve">, decisiones corporativas y normatividad</w:delText>
                  </w:r>
                </w:del>
              </w:sdtContent>
            </w:sdt>
            <w:r w:rsidDel="00000000" w:rsidR="00000000" w:rsidRPr="00000000">
              <w:rPr>
                <w:b w:val="0"/>
                <w:color w:val="000000"/>
                <w:sz w:val="20"/>
                <w:szCs w:val="20"/>
                <w:rtl w:val="0"/>
              </w:rPr>
              <w:t xml:space="preserve">.</w:t>
            </w:r>
            <w:r w:rsidDel="00000000" w:rsidR="00000000" w:rsidRPr="00000000">
              <w:rPr>
                <w:rtl w:val="0"/>
              </w:rPr>
            </w:r>
          </w:p>
        </w:tc>
      </w:tr>
      <w:tr>
        <w:trPr>
          <w:cantSplit w:val="0"/>
          <w:trHeight w:val="505" w:hRule="atLeast"/>
          <w:tblHeader w:val="0"/>
        </w:trPr>
        <w:tc>
          <w:tcPr>
            <w:shd w:fill="fac896" w:val="clear"/>
            <w:vAlign w:val="center"/>
          </w:tcPr>
          <w:p w:rsidR="00000000" w:rsidDel="00000000" w:rsidP="00000000" w:rsidRDefault="00000000" w:rsidRPr="00000000" w14:paraId="000000EA">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tcPr>
          <w:p w:rsidR="00000000" w:rsidDel="00000000" w:rsidP="00000000" w:rsidRDefault="00000000" w:rsidRPr="00000000" w14:paraId="000000EB">
            <w:pPr>
              <w:spacing w:line="276" w:lineRule="auto"/>
              <w:rPr>
                <w:rFonts w:ascii="Calibri" w:cs="Calibri" w:eastAsia="Calibri" w:hAnsi="Calibri"/>
              </w:rPr>
            </w:pPr>
            <w:r w:rsidDel="00000000" w:rsidR="00000000" w:rsidRPr="00000000">
              <w:rPr>
                <w:b w:val="0"/>
                <w:sz w:val="20"/>
                <w:szCs w:val="20"/>
                <w:rtl w:val="0"/>
              </w:rPr>
              <w:t xml:space="preserve">Identificar los conceptos de </w:t>
            </w:r>
            <w:r w:rsidDel="00000000" w:rsidR="00000000" w:rsidRPr="00000000">
              <w:rPr>
                <w:b w:val="0"/>
                <w:color w:val="000000"/>
                <w:sz w:val="20"/>
                <w:szCs w:val="20"/>
                <w:rtl w:val="0"/>
              </w:rPr>
              <w:t xml:space="preserve">validación de requisitos </w:t>
            </w:r>
            <w:sdt>
              <w:sdtPr>
                <w:tag w:val="goog_rdk_27"/>
              </w:sdtPr>
              <w:sdtContent>
                <w:ins w:author="Silvia Milena Sequeda C�rdenas" w:id="3" w:date="2022-10-28T19:53:14Z">
                  <w:r w:rsidDel="00000000" w:rsidR="00000000" w:rsidRPr="00000000">
                    <w:rPr>
                      <w:b w:val="0"/>
                      <w:color w:val="000000"/>
                      <w:sz w:val="20"/>
                      <w:szCs w:val="20"/>
                      <w:rtl w:val="0"/>
                    </w:rPr>
                    <w:t xml:space="preserve">como la base fundamental para el desarrollo de proyectos de software y transformación digital</w:t>
                  </w:r>
                </w:ins>
              </w:sdtContent>
            </w:sdt>
            <w:sdt>
              <w:sdtPr>
                <w:tag w:val="goog_rdk_28"/>
              </w:sdtPr>
              <w:sdtContent>
                <w:del w:author="Silvia Milena Sequeda C�rdenas" w:id="3" w:date="2022-10-28T19:53:14Z">
                  <w:r w:rsidDel="00000000" w:rsidR="00000000" w:rsidRPr="00000000">
                    <w:rPr>
                      <w:b w:val="0"/>
                      <w:sz w:val="20"/>
                      <w:szCs w:val="20"/>
                      <w:rtl w:val="0"/>
                    </w:rPr>
                    <w:delText xml:space="preserve">con el fin de afianzar los conocimientos adquiridos en el componente</w:delText>
                  </w:r>
                </w:del>
              </w:sdtContent>
            </w:sdt>
            <w:r w:rsidDel="00000000" w:rsidR="00000000" w:rsidRPr="00000000">
              <w:rPr>
                <w:b w:val="0"/>
                <w:sz w:val="20"/>
                <w:szCs w:val="20"/>
                <w:rtl w:val="0"/>
              </w:rPr>
              <w:t xml:space="preserve">.</w:t>
            </w:r>
            <w:r w:rsidDel="00000000" w:rsidR="00000000" w:rsidRPr="00000000">
              <w:rPr>
                <w:sz w:val="20"/>
                <w:szCs w:val="20"/>
                <w:rtl w:val="0"/>
              </w:rPr>
              <w:t xml:space="preserve"> </w:t>
            </w:r>
            <w:r w:rsidDel="00000000" w:rsidR="00000000" w:rsidRPr="00000000">
              <w:rPr>
                <w:rtl w:val="0"/>
              </w:rPr>
            </w:r>
          </w:p>
        </w:tc>
      </w:tr>
      <w:tr>
        <w:trPr>
          <w:cantSplit w:val="0"/>
          <w:trHeight w:val="3930" w:hRule="atLeast"/>
          <w:tblHeader w:val="0"/>
        </w:trPr>
        <w:tc>
          <w:tcPr>
            <w:shd w:fill="fac896" w:val="clear"/>
            <w:vAlign w:val="center"/>
          </w:tcPr>
          <w:p w:rsidR="00000000" w:rsidDel="00000000" w:rsidP="00000000" w:rsidRDefault="00000000" w:rsidRPr="00000000" w14:paraId="000000EC">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0ED">
            <w:pPr>
              <w:rPr>
                <w:rFonts w:ascii="Calibri" w:cs="Calibri" w:eastAsia="Calibri" w:hAnsi="Calibri"/>
              </w:rPr>
            </w:pPr>
            <w:sdt>
              <w:sdtPr>
                <w:tag w:val="goog_rdk_30"/>
              </w:sdtPr>
              <w:sdtContent>
                <w:del w:author="Silvia Milena Sequeda C�rdenas" w:id="4" w:date="2022-10-28T19:51:16Z">
                  <w:r w:rsidDel="00000000" w:rsidR="00000000" w:rsidRPr="00000000">
                    <w:rPr>
                      <w:rFonts w:ascii="Calibri" w:cs="Calibri" w:eastAsia="Calibri" w:hAnsi="Calibri"/>
                    </w:rPr>
                    <w:drawing>
                      <wp:inline distB="114300" distT="114300" distL="114300" distR="114300">
                        <wp:extent cx="2724653" cy="1577946"/>
                        <wp:effectExtent b="0" l="0" r="0" t="0"/>
                        <wp:docPr id="93"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724653" cy="1577946"/>
                                </a:xfrm>
                                <a:prstGeom prst="rect"/>
                                <a:ln/>
                              </pic:spPr>
                            </pic:pic>
                          </a:graphicData>
                        </a:graphic>
                      </wp:inline>
                    </w:drawing>
                  </w:r>
                </w:del>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-1168399</wp:posOffset>
                  </wp:positionH>
                  <wp:positionV relativeFrom="paragraph">
                    <wp:posOffset>-271144</wp:posOffset>
                  </wp:positionV>
                  <wp:extent cx="1114425" cy="990600"/>
                  <wp:effectExtent b="0" l="0" r="0" t="0"/>
                  <wp:wrapSquare wrapText="bothSides" distB="0" distT="0" distL="114300" distR="114300"/>
                  <wp:docPr id="94"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1114425" cy="990600"/>
                          </a:xfrm>
                          <a:prstGeom prst="rect"/>
                          <a:ln/>
                        </pic:spPr>
                      </pic:pic>
                    </a:graphicData>
                  </a:graphic>
                </wp:anchor>
              </w:drawing>
            </w:r>
          </w:p>
          <w:p w:rsidR="00000000" w:rsidDel="00000000" w:rsidP="00000000" w:rsidRDefault="00000000" w:rsidRPr="00000000" w14:paraId="000000EE">
            <w:pPr>
              <w:rPr>
                <w:sz w:val="20"/>
                <w:szCs w:val="20"/>
              </w:rPr>
            </w:pPr>
            <w:r w:rsidDel="00000000" w:rsidR="00000000" w:rsidRPr="00000000">
              <w:rPr>
                <w:sz w:val="20"/>
                <w:szCs w:val="20"/>
                <w:rtl w:val="0"/>
              </w:rPr>
              <w:t xml:space="preserve">Relacionar términos y conceptos (Arrastrar y soltar)</w:t>
            </w:r>
          </w:p>
        </w:tc>
      </w:tr>
      <w:tr>
        <w:trPr>
          <w:cantSplit w:val="0"/>
          <w:trHeight w:val="806" w:hRule="atLeast"/>
          <w:tblHeader w:val="0"/>
        </w:trPr>
        <w:tc>
          <w:tcPr>
            <w:shd w:fill="fac896" w:val="clear"/>
            <w:vAlign w:val="center"/>
          </w:tcPr>
          <w:p w:rsidR="00000000" w:rsidDel="00000000" w:rsidP="00000000" w:rsidRDefault="00000000" w:rsidRPr="00000000" w14:paraId="000000EF">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0F0">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0F1">
            <w:pPr>
              <w:rPr>
                <w:rFonts w:ascii="Calibri" w:cs="Calibri" w:eastAsia="Calibri" w:hAnsi="Calibri"/>
                <w:i w:val="1"/>
              </w:rPr>
            </w:pPr>
            <w:r w:rsidDel="00000000" w:rsidR="00000000" w:rsidRPr="00000000">
              <w:rPr>
                <w:color w:val="000000"/>
                <w:sz w:val="20"/>
                <w:szCs w:val="20"/>
                <w:rtl w:val="0"/>
              </w:rPr>
              <w:t xml:space="preserve">Anexo_CF05_ActividadDidactica</w:t>
            </w:r>
            <w:r w:rsidDel="00000000" w:rsidR="00000000" w:rsidRPr="00000000">
              <w:rPr>
                <w:rtl w:val="0"/>
              </w:rPr>
            </w:r>
          </w:p>
        </w:tc>
      </w:tr>
    </w:tbl>
    <w:p w:rsidR="00000000" w:rsidDel="00000000" w:rsidP="00000000" w:rsidRDefault="00000000" w:rsidRPr="00000000" w14:paraId="000000F2">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F3">
      <w:pPr>
        <w:rPr>
          <w:b w:val="1"/>
          <w:sz w:val="20"/>
          <w:szCs w:val="20"/>
          <w:u w:val="single"/>
        </w:rPr>
      </w:pPr>
      <w:r w:rsidDel="00000000" w:rsidR="00000000" w:rsidRPr="00000000">
        <w:rPr>
          <w:rtl w:val="0"/>
        </w:rPr>
      </w:r>
    </w:p>
    <w:p w:rsidR="00000000" w:rsidDel="00000000" w:rsidP="00000000" w:rsidRDefault="00000000" w:rsidRPr="00000000" w14:paraId="000000F4">
      <w:pPr>
        <w:rPr>
          <w:b w:val="1"/>
          <w:sz w:val="20"/>
          <w:szCs w:val="20"/>
          <w:u w:val="single"/>
        </w:rPr>
      </w:pPr>
      <w:r w:rsidDel="00000000" w:rsidR="00000000" w:rsidRPr="00000000">
        <w:rPr>
          <w:rtl w:val="0"/>
        </w:rPr>
      </w:r>
    </w:p>
    <w:p w:rsidR="00000000" w:rsidDel="00000000" w:rsidP="00000000" w:rsidRDefault="00000000" w:rsidRPr="00000000" w14:paraId="000000F5">
      <w:pPr>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0F6">
      <w:pPr>
        <w:rPr>
          <w:sz w:val="20"/>
          <w:szCs w:val="20"/>
        </w:rPr>
      </w:pPr>
      <w:r w:rsidDel="00000000" w:rsidR="00000000" w:rsidRPr="00000000">
        <w:rPr>
          <w:rtl w:val="0"/>
        </w:rPr>
      </w:r>
    </w:p>
    <w:tbl>
      <w:tblPr>
        <w:tblStyle w:val="Table15"/>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0F7">
            <w:pPr>
              <w:spacing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8">
            <w:pPr>
              <w:spacing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9">
            <w:pPr>
              <w:spacing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0FA">
            <w:pPr>
              <w:spacing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B">
            <w:pPr>
              <w:spacing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0FC">
            <w:pPr>
              <w:spacing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0FD">
            <w:pPr>
              <w:rPr>
                <w:sz w:val="20"/>
                <w:szCs w:val="20"/>
              </w:rPr>
            </w:pPr>
            <w:r w:rsidDel="00000000" w:rsidR="00000000" w:rsidRPr="00000000">
              <w:rPr>
                <w:sz w:val="20"/>
                <w:szCs w:val="20"/>
                <w:rtl w:val="0"/>
              </w:rPr>
              <w:t xml:space="preserve">1. Evaluación y validación del informe de requisitos</w:t>
            </w:r>
          </w:p>
        </w:tc>
        <w:tc>
          <w:tcPr>
            <w:tcMar>
              <w:top w:w="100.0" w:type="dxa"/>
              <w:left w:w="100.0" w:type="dxa"/>
              <w:bottom w:w="100.0" w:type="dxa"/>
              <w:right w:w="100.0" w:type="dxa"/>
            </w:tcMar>
          </w:tcPr>
          <w:p w:rsidR="00000000" w:rsidDel="00000000" w:rsidP="00000000" w:rsidRDefault="00000000" w:rsidRPr="00000000" w14:paraId="000000FE">
            <w:pPr>
              <w:jc w:val="both"/>
              <w:rPr>
                <w:b w:val="0"/>
                <w:sz w:val="20"/>
                <w:szCs w:val="20"/>
              </w:rPr>
            </w:pPr>
            <w:r w:rsidDel="00000000" w:rsidR="00000000" w:rsidRPr="00000000">
              <w:rPr>
                <w:b w:val="0"/>
                <w:sz w:val="20"/>
                <w:szCs w:val="20"/>
                <w:rtl w:val="0"/>
              </w:rPr>
              <w:t xml:space="preserve">Echeverri, J. Aristizábal, M. &amp; González, L. (2013). Reflexiones sobre ingeniería de requisitos y pruebas de software.. Corporación Universitaria Remington. https://elibro-net.bdigital.sena.edu.co/es/lc/senavirtual/titulos/68913</w:t>
            </w:r>
          </w:p>
        </w:tc>
        <w:tc>
          <w:tcPr>
            <w:tcMar>
              <w:top w:w="100.0" w:type="dxa"/>
              <w:left w:w="100.0" w:type="dxa"/>
              <w:bottom w:w="100.0" w:type="dxa"/>
              <w:right w:w="100.0" w:type="dxa"/>
            </w:tcMar>
          </w:tcPr>
          <w:p w:rsidR="00000000" w:rsidDel="00000000" w:rsidP="00000000" w:rsidRDefault="00000000" w:rsidRPr="00000000" w14:paraId="000000FF">
            <w:pPr>
              <w:rPr>
                <w:sz w:val="20"/>
                <w:szCs w:val="20"/>
              </w:rPr>
            </w:pPr>
            <w:r w:rsidDel="00000000" w:rsidR="00000000" w:rsidRPr="00000000">
              <w:rPr>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100">
            <w:pPr>
              <w:rPr>
                <w:b w:val="0"/>
                <w:sz w:val="20"/>
                <w:szCs w:val="20"/>
              </w:rPr>
            </w:pPr>
            <w:hyperlink r:id="rId32">
              <w:r w:rsidDel="00000000" w:rsidR="00000000" w:rsidRPr="00000000">
                <w:rPr>
                  <w:b w:val="0"/>
                  <w:color w:val="0000ff"/>
                  <w:sz w:val="20"/>
                  <w:szCs w:val="20"/>
                  <w:u w:val="single"/>
                  <w:rtl w:val="0"/>
                </w:rPr>
                <w:t xml:space="preserve">https://elibro-net.bdigital.sena.edu.co/es/ereader/senavirtual/68913?page=64</w:t>
              </w:r>
            </w:hyperlink>
            <w:r w:rsidDel="00000000" w:rsidR="00000000" w:rsidRPr="00000000">
              <w:rPr>
                <w:rtl w:val="0"/>
              </w:rPr>
            </w:r>
          </w:p>
          <w:p w:rsidR="00000000" w:rsidDel="00000000" w:rsidP="00000000" w:rsidRDefault="00000000" w:rsidRPr="00000000" w14:paraId="00000101">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02">
            <w:pPr>
              <w:rPr>
                <w:sz w:val="20"/>
                <w:szCs w:val="20"/>
              </w:rPr>
            </w:pPr>
            <w:r w:rsidDel="00000000" w:rsidR="00000000" w:rsidRPr="00000000">
              <w:rPr>
                <w:sz w:val="20"/>
                <w:szCs w:val="20"/>
                <w:rtl w:val="0"/>
              </w:rPr>
              <w:t xml:space="preserve">1.2 Criterios de aceptación y validación de resultados</w:t>
            </w:r>
          </w:p>
        </w:tc>
        <w:tc>
          <w:tcPr>
            <w:tcMar>
              <w:top w:w="100.0" w:type="dxa"/>
              <w:left w:w="100.0" w:type="dxa"/>
              <w:bottom w:w="100.0" w:type="dxa"/>
              <w:right w:w="100.0" w:type="dxa"/>
            </w:tcMar>
          </w:tcPr>
          <w:p w:rsidR="00000000" w:rsidDel="00000000" w:rsidP="00000000" w:rsidRDefault="00000000" w:rsidRPr="00000000" w14:paraId="00000103">
            <w:pPr>
              <w:jc w:val="both"/>
              <w:rPr>
                <w:b w:val="0"/>
                <w:sz w:val="20"/>
                <w:szCs w:val="20"/>
              </w:rPr>
            </w:pPr>
            <w:r w:rsidDel="00000000" w:rsidR="00000000" w:rsidRPr="00000000">
              <w:rPr>
                <w:b w:val="0"/>
                <w:sz w:val="20"/>
                <w:szCs w:val="20"/>
                <w:rtl w:val="0"/>
              </w:rPr>
              <w:t xml:space="preserve">De Querétaro, S. (2021). 06 - Ingeniería de requerimientos: aprende a validar. YouTube. https://youtu.be/6llMdLDkanM</w:t>
            </w:r>
          </w:p>
        </w:tc>
        <w:tc>
          <w:tcPr>
            <w:tcMar>
              <w:top w:w="100.0" w:type="dxa"/>
              <w:left w:w="100.0" w:type="dxa"/>
              <w:bottom w:w="100.0" w:type="dxa"/>
              <w:right w:w="100.0" w:type="dxa"/>
            </w:tcMar>
          </w:tcPr>
          <w:p w:rsidR="00000000" w:rsidDel="00000000" w:rsidP="00000000" w:rsidRDefault="00000000" w:rsidRPr="00000000" w14:paraId="00000104">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05">
            <w:pPr>
              <w:rPr>
                <w:b w:val="0"/>
                <w:sz w:val="20"/>
                <w:szCs w:val="20"/>
              </w:rPr>
            </w:pPr>
            <w:hyperlink r:id="rId33">
              <w:r w:rsidDel="00000000" w:rsidR="00000000" w:rsidRPr="00000000">
                <w:rPr>
                  <w:b w:val="0"/>
                  <w:color w:val="0000ff"/>
                  <w:sz w:val="20"/>
                  <w:szCs w:val="20"/>
                  <w:u w:val="single"/>
                  <w:rtl w:val="0"/>
                </w:rPr>
                <w:t xml:space="preserve">https://youtu.be/6llMdLDkanM</w:t>
              </w:r>
            </w:hyperlink>
            <w:r w:rsidDel="00000000" w:rsidR="00000000" w:rsidRPr="00000000">
              <w:rPr>
                <w:rtl w:val="0"/>
              </w:rPr>
            </w:r>
          </w:p>
          <w:p w:rsidR="00000000" w:rsidDel="00000000" w:rsidP="00000000" w:rsidRDefault="00000000" w:rsidRPr="00000000" w14:paraId="00000106">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07">
            <w:pPr>
              <w:spacing w:line="276" w:lineRule="auto"/>
              <w:rPr>
                <w:b w:val="0"/>
                <w:sz w:val="20"/>
                <w:szCs w:val="20"/>
              </w:rPr>
            </w:pPr>
            <w:r w:rsidDel="00000000" w:rsidR="00000000" w:rsidRPr="00000000">
              <w:rPr>
                <w:sz w:val="20"/>
                <w:szCs w:val="20"/>
                <w:rtl w:val="0"/>
              </w:rPr>
              <w:t xml:space="preserve">1.4 Gestión de cambios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8">
            <w:pPr>
              <w:spacing w:line="276" w:lineRule="auto"/>
              <w:jc w:val="both"/>
              <w:rPr>
                <w:b w:val="0"/>
                <w:sz w:val="20"/>
                <w:szCs w:val="20"/>
              </w:rPr>
            </w:pPr>
            <w:r w:rsidDel="00000000" w:rsidR="00000000" w:rsidRPr="00000000">
              <w:rPr>
                <w:b w:val="0"/>
                <w:sz w:val="20"/>
                <w:szCs w:val="20"/>
                <w:rtl w:val="0"/>
              </w:rPr>
              <w:t xml:space="preserve">IBM. (2021). Acuerdos de nivel de servicio (SLA). Documentación IBM. https://www.ibm.com/docs/es/mfsp/7.6.1?topic=records-service-level-agreements-slas</w:t>
            </w:r>
          </w:p>
        </w:tc>
        <w:tc>
          <w:tcPr>
            <w:tcMar>
              <w:top w:w="100.0" w:type="dxa"/>
              <w:left w:w="100.0" w:type="dxa"/>
              <w:bottom w:w="100.0" w:type="dxa"/>
              <w:right w:w="100.0" w:type="dxa"/>
            </w:tcMar>
          </w:tcPr>
          <w:p w:rsidR="00000000" w:rsidDel="00000000" w:rsidP="00000000" w:rsidRDefault="00000000" w:rsidRPr="00000000" w14:paraId="00000109">
            <w:pPr>
              <w:spacing w:line="276" w:lineRule="auto"/>
              <w:rPr>
                <w:b w:val="0"/>
                <w:sz w:val="20"/>
                <w:szCs w:val="20"/>
              </w:rPr>
            </w:pPr>
            <w:r w:rsidDel="00000000" w:rsidR="00000000" w:rsidRPr="00000000">
              <w:rPr>
                <w:sz w:val="20"/>
                <w:szCs w:val="20"/>
                <w:rtl w:val="0"/>
              </w:rPr>
              <w:t xml:space="preserve">Documento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A">
            <w:pPr>
              <w:spacing w:line="276" w:lineRule="auto"/>
              <w:rPr>
                <w:b w:val="0"/>
                <w:sz w:val="20"/>
                <w:szCs w:val="20"/>
              </w:rPr>
            </w:pPr>
            <w:hyperlink r:id="rId34">
              <w:r w:rsidDel="00000000" w:rsidR="00000000" w:rsidRPr="00000000">
                <w:rPr>
                  <w:b w:val="0"/>
                  <w:color w:val="0000ff"/>
                  <w:sz w:val="20"/>
                  <w:szCs w:val="20"/>
                  <w:u w:val="single"/>
                  <w:rtl w:val="0"/>
                </w:rPr>
                <w:t xml:space="preserve">https://www.ibm.com/docs/es/mfsp/7.6.1?topic=records-service-level-agreements-slas</w:t>
              </w:r>
            </w:hyperlink>
            <w:r w:rsidDel="00000000" w:rsidR="00000000" w:rsidRPr="00000000">
              <w:rPr>
                <w:b w:val="0"/>
                <w:color w:val="2c2c2c"/>
                <w:sz w:val="20"/>
                <w:szCs w:val="20"/>
                <w:rtl w:val="0"/>
              </w:rPr>
              <w:t xml:space="preserve"> </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0B">
            <w:pPr>
              <w:spacing w:line="276" w:lineRule="auto"/>
              <w:rPr>
                <w:b w:val="0"/>
                <w:sz w:val="20"/>
                <w:szCs w:val="20"/>
              </w:rPr>
            </w:pPr>
            <w:r w:rsidDel="00000000" w:rsidR="00000000" w:rsidRPr="00000000">
              <w:rPr>
                <w:sz w:val="20"/>
                <w:szCs w:val="20"/>
                <w:rtl w:val="0"/>
              </w:rPr>
              <w:t xml:space="preserve">1.5 Herramientas para la gestión y trazabilidad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C">
            <w:pPr>
              <w:spacing w:line="276" w:lineRule="auto"/>
              <w:rPr>
                <w:b w:val="0"/>
                <w:sz w:val="20"/>
                <w:szCs w:val="20"/>
              </w:rPr>
            </w:pPr>
            <w:r w:rsidDel="00000000" w:rsidR="00000000" w:rsidRPr="00000000">
              <w:rPr>
                <w:b w:val="0"/>
                <w:sz w:val="20"/>
                <w:szCs w:val="20"/>
                <w:rtl w:val="0"/>
              </w:rPr>
              <w:t xml:space="preserve">Canal Geek QA. (2021). Como usar JIRA desde 0 en equipos SCRUM. YouTube. https://youtu.be/ViwOKhYx4kg</w:t>
            </w:r>
          </w:p>
        </w:tc>
        <w:tc>
          <w:tcPr>
            <w:tcMar>
              <w:top w:w="100.0" w:type="dxa"/>
              <w:left w:w="100.0" w:type="dxa"/>
              <w:bottom w:w="100.0" w:type="dxa"/>
              <w:right w:w="100.0" w:type="dxa"/>
            </w:tcMar>
          </w:tcPr>
          <w:p w:rsidR="00000000" w:rsidDel="00000000" w:rsidP="00000000" w:rsidRDefault="00000000" w:rsidRPr="00000000" w14:paraId="0000010D">
            <w:pPr>
              <w:spacing w:line="276" w:lineRule="auto"/>
              <w:rPr>
                <w:b w:val="0"/>
                <w:sz w:val="20"/>
                <w:szCs w:val="20"/>
              </w:rPr>
            </w:pPr>
            <w:r w:rsidDel="00000000" w:rsidR="00000000" w:rsidRPr="00000000">
              <w:rPr>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E">
            <w:pPr>
              <w:spacing w:line="276" w:lineRule="auto"/>
              <w:rPr>
                <w:b w:val="0"/>
                <w:sz w:val="20"/>
                <w:szCs w:val="20"/>
              </w:rPr>
            </w:pPr>
            <w:hyperlink r:id="rId35">
              <w:r w:rsidDel="00000000" w:rsidR="00000000" w:rsidRPr="00000000">
                <w:rPr>
                  <w:b w:val="0"/>
                  <w:color w:val="0000ff"/>
                  <w:sz w:val="20"/>
                  <w:szCs w:val="20"/>
                  <w:u w:val="single"/>
                  <w:rtl w:val="0"/>
                </w:rPr>
                <w:t xml:space="preserve">https://www.youtube.com/watch?v=ViwOKhYx4kg</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0F">
            <w:pPr>
              <w:spacing w:line="276" w:lineRule="auto"/>
              <w:rPr>
                <w:b w:val="0"/>
                <w:sz w:val="20"/>
                <w:szCs w:val="20"/>
              </w:rPr>
            </w:pPr>
            <w:r w:rsidDel="00000000" w:rsidR="00000000" w:rsidRPr="00000000">
              <w:rPr>
                <w:sz w:val="20"/>
                <w:szCs w:val="20"/>
                <w:rtl w:val="0"/>
              </w:rPr>
              <w:t xml:space="preserve">1.5 Herramientas para la gestión y trazabilidad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0">
            <w:pPr>
              <w:spacing w:line="276" w:lineRule="auto"/>
              <w:rPr>
                <w:b w:val="0"/>
                <w:sz w:val="20"/>
                <w:szCs w:val="20"/>
              </w:rPr>
            </w:pPr>
            <w:r w:rsidDel="00000000" w:rsidR="00000000" w:rsidRPr="00000000">
              <w:rPr>
                <w:b w:val="0"/>
                <w:sz w:val="20"/>
                <w:szCs w:val="20"/>
                <w:rtl w:val="0"/>
              </w:rPr>
              <w:t xml:space="preserve">Canal EducaTIC. (2021). Tutorial Trello actualizado 2022. YouTube. https://youtu.be/sZd7uUPigk8</w:t>
            </w:r>
          </w:p>
        </w:tc>
        <w:tc>
          <w:tcPr>
            <w:tcMar>
              <w:top w:w="100.0" w:type="dxa"/>
              <w:left w:w="100.0" w:type="dxa"/>
              <w:bottom w:w="100.0" w:type="dxa"/>
              <w:right w:w="100.0" w:type="dxa"/>
            </w:tcMar>
          </w:tcPr>
          <w:p w:rsidR="00000000" w:rsidDel="00000000" w:rsidP="00000000" w:rsidRDefault="00000000" w:rsidRPr="00000000" w14:paraId="00000111">
            <w:pPr>
              <w:spacing w:line="276" w:lineRule="auto"/>
              <w:rPr>
                <w:b w:val="0"/>
                <w:sz w:val="20"/>
                <w:szCs w:val="20"/>
              </w:rPr>
            </w:pPr>
            <w:r w:rsidDel="00000000" w:rsidR="00000000" w:rsidRPr="00000000">
              <w:rPr>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2">
            <w:pPr>
              <w:spacing w:line="276" w:lineRule="auto"/>
              <w:rPr>
                <w:b w:val="0"/>
                <w:sz w:val="20"/>
                <w:szCs w:val="20"/>
              </w:rPr>
            </w:pPr>
            <w:hyperlink r:id="rId36">
              <w:r w:rsidDel="00000000" w:rsidR="00000000" w:rsidRPr="00000000">
                <w:rPr>
                  <w:b w:val="0"/>
                  <w:color w:val="0000ff"/>
                  <w:sz w:val="20"/>
                  <w:szCs w:val="20"/>
                  <w:u w:val="single"/>
                  <w:rtl w:val="0"/>
                </w:rPr>
                <w:t xml:space="preserve">https://youtu.be/sZd7uUPigk8</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13">
            <w:pPr>
              <w:spacing w:line="276" w:lineRule="auto"/>
              <w:rPr>
                <w:b w:val="0"/>
                <w:sz w:val="20"/>
                <w:szCs w:val="20"/>
              </w:rPr>
            </w:pPr>
            <w:r w:rsidDel="00000000" w:rsidR="00000000" w:rsidRPr="00000000">
              <w:rPr>
                <w:color w:val="000000"/>
                <w:sz w:val="20"/>
                <w:szCs w:val="20"/>
                <w:rtl w:val="0"/>
              </w:rPr>
              <w:t xml:space="preserve">2.1 Protección de la propiedad intelectual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4">
            <w:pPr>
              <w:spacing w:line="276" w:lineRule="auto"/>
              <w:rPr>
                <w:b w:val="0"/>
                <w:sz w:val="20"/>
                <w:szCs w:val="20"/>
              </w:rPr>
            </w:pPr>
            <w:r w:rsidDel="00000000" w:rsidR="00000000" w:rsidRPr="00000000">
              <w:rPr>
                <w:b w:val="0"/>
                <w:color w:val="000000"/>
                <w:sz w:val="20"/>
                <w:szCs w:val="20"/>
                <w:rtl w:val="0"/>
              </w:rPr>
              <w:t xml:space="preserve">Organización Mundial de la Propiedad Intelectual OMPI. (2021). </w:t>
            </w:r>
            <w:r w:rsidDel="00000000" w:rsidR="00000000" w:rsidRPr="00000000">
              <w:rPr>
                <w:b w:val="0"/>
                <w:i w:val="1"/>
                <w:color w:val="000000"/>
                <w:sz w:val="20"/>
                <w:szCs w:val="20"/>
                <w:rtl w:val="0"/>
              </w:rPr>
              <w:t xml:space="preserve">¿</w:t>
            </w:r>
            <w:r w:rsidDel="00000000" w:rsidR="00000000" w:rsidRPr="00000000">
              <w:rPr>
                <w:b w:val="0"/>
                <w:i w:val="1"/>
                <w:sz w:val="20"/>
                <w:szCs w:val="20"/>
                <w:rtl w:val="0"/>
              </w:rPr>
              <w:t xml:space="preserve">Qué es la propiedad intelectual?</w:t>
            </w:r>
            <w:r w:rsidDel="00000000" w:rsidR="00000000" w:rsidRPr="00000000">
              <w:rPr>
                <w:b w:val="0"/>
                <w:color w:val="000000"/>
                <w:sz w:val="20"/>
                <w:szCs w:val="20"/>
                <w:rtl w:val="0"/>
              </w:rPr>
              <w:t xml:space="preserve"> OMPI.</w:t>
            </w:r>
            <w:r w:rsidDel="00000000" w:rsidR="00000000" w:rsidRPr="00000000">
              <w:rPr>
                <w:b w:val="0"/>
                <w:sz w:val="20"/>
                <w:szCs w:val="20"/>
                <w:rtl w:val="0"/>
              </w:rPr>
              <w:t xml:space="preserve"> https://www.wipo.int/edocs/pubdocs/es/wipo_pub_450_2020.pdf</w:t>
            </w:r>
          </w:p>
        </w:tc>
        <w:tc>
          <w:tcPr>
            <w:tcMar>
              <w:top w:w="100.0" w:type="dxa"/>
              <w:left w:w="100.0" w:type="dxa"/>
              <w:bottom w:w="100.0" w:type="dxa"/>
              <w:right w:w="100.0" w:type="dxa"/>
            </w:tcMar>
            <w:vAlign w:val="center"/>
          </w:tcPr>
          <w:p w:rsidR="00000000" w:rsidDel="00000000" w:rsidP="00000000" w:rsidRDefault="00000000" w:rsidRPr="00000000" w14:paraId="00000115">
            <w:pPr>
              <w:spacing w:line="276" w:lineRule="auto"/>
              <w:rPr>
                <w:b w:val="0"/>
                <w:sz w:val="20"/>
                <w:szCs w:val="20"/>
              </w:rPr>
            </w:pPr>
            <w:r w:rsidDel="00000000" w:rsidR="00000000" w:rsidRPr="00000000">
              <w:rPr>
                <w:sz w:val="20"/>
                <w:szCs w:val="20"/>
                <w:rtl w:val="0"/>
              </w:rPr>
              <w:t xml:space="preserve">Folleto</w:t>
            </w:r>
            <w:r w:rsidDel="00000000" w:rsidR="00000000" w:rsidRPr="00000000">
              <w:rPr>
                <w:i w:val="1"/>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6">
            <w:pPr>
              <w:spacing w:line="276" w:lineRule="auto"/>
              <w:rPr>
                <w:b w:val="0"/>
                <w:sz w:val="20"/>
                <w:szCs w:val="20"/>
              </w:rPr>
            </w:pPr>
            <w:hyperlink r:id="rId37">
              <w:r w:rsidDel="00000000" w:rsidR="00000000" w:rsidRPr="00000000">
                <w:rPr>
                  <w:b w:val="0"/>
                  <w:color w:val="0000ff"/>
                  <w:sz w:val="20"/>
                  <w:szCs w:val="20"/>
                  <w:u w:val="single"/>
                  <w:rtl w:val="0"/>
                </w:rPr>
                <w:t xml:space="preserve">https://www.wipo.int/edocs/pubdocs/es/wipo_pub_450_2020.pdf</w:t>
              </w:r>
            </w:hyperlink>
            <w:r w:rsidDel="00000000" w:rsidR="00000000" w:rsidRPr="00000000">
              <w:rPr>
                <w:rtl w:val="0"/>
              </w:rPr>
            </w:r>
          </w:p>
          <w:p w:rsidR="00000000" w:rsidDel="00000000" w:rsidP="00000000" w:rsidRDefault="00000000" w:rsidRPr="00000000" w14:paraId="00000117">
            <w:pPr>
              <w:spacing w:line="276" w:lineRule="auto"/>
              <w:rPr>
                <w:b w:val="0"/>
                <w:sz w:val="20"/>
                <w:szCs w:val="20"/>
              </w:rPr>
            </w:pPr>
            <w:r w:rsidDel="00000000" w:rsidR="00000000" w:rsidRPr="00000000">
              <w:rPr>
                <w:rtl w:val="0"/>
              </w:rPr>
            </w:r>
          </w:p>
        </w:tc>
      </w:tr>
    </w:tbl>
    <w:p w:rsidR="00000000" w:rsidDel="00000000" w:rsidP="00000000" w:rsidRDefault="00000000" w:rsidRPr="00000000" w14:paraId="00000118">
      <w:pPr>
        <w:rPr>
          <w:sz w:val="20"/>
          <w:szCs w:val="20"/>
        </w:rPr>
      </w:pP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rtl w:val="0"/>
        </w:rPr>
      </w:r>
    </w:p>
    <w:p w:rsidR="00000000" w:rsidDel="00000000" w:rsidP="00000000" w:rsidRDefault="00000000" w:rsidRPr="00000000" w14:paraId="0000011A">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tbl>
      <w:tblPr>
        <w:tblStyle w:val="Table16"/>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1B">
            <w:pPr>
              <w:spacing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1C">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1D">
            <w:pPr>
              <w:spacing w:line="276" w:lineRule="auto"/>
              <w:rPr>
                <w:color w:val="000000"/>
                <w:sz w:val="20"/>
                <w:szCs w:val="20"/>
              </w:rPr>
            </w:pPr>
            <w:r w:rsidDel="00000000" w:rsidR="00000000" w:rsidRPr="00000000">
              <w:rPr>
                <w:color w:val="000000"/>
                <w:sz w:val="20"/>
                <w:szCs w:val="20"/>
                <w:rtl w:val="0"/>
              </w:rPr>
              <w:t xml:space="preserve">AWS</w:t>
            </w:r>
          </w:p>
        </w:tc>
        <w:tc>
          <w:tcPr>
            <w:tcMar>
              <w:top w:w="100.0" w:type="dxa"/>
              <w:left w:w="100.0" w:type="dxa"/>
              <w:bottom w:w="100.0" w:type="dxa"/>
              <w:right w:w="100.0" w:type="dxa"/>
            </w:tcMar>
          </w:tcPr>
          <w:p w:rsidR="00000000" w:rsidDel="00000000" w:rsidP="00000000" w:rsidRDefault="00000000" w:rsidRPr="00000000" w14:paraId="0000011E">
            <w:pPr>
              <w:spacing w:line="276" w:lineRule="auto"/>
              <w:jc w:val="both"/>
              <w:rPr>
                <w:b w:val="0"/>
                <w:color w:val="000000"/>
                <w:sz w:val="20"/>
                <w:szCs w:val="20"/>
              </w:rPr>
            </w:pPr>
            <w:r w:rsidDel="00000000" w:rsidR="00000000" w:rsidRPr="00000000">
              <w:rPr>
                <w:b w:val="0"/>
                <w:color w:val="000000"/>
                <w:sz w:val="20"/>
                <w:szCs w:val="20"/>
                <w:rtl w:val="0"/>
              </w:rPr>
              <w:t xml:space="preserve">son las  siglas de Amazon Web Service, que es una de plataformas tecnológicas donde muchas empresas tienen para guardar sus datos y su infraestructura tecnológica.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1F">
            <w:pPr>
              <w:spacing w:line="276" w:lineRule="auto"/>
              <w:rPr>
                <w:color w:val="000000"/>
                <w:sz w:val="20"/>
                <w:szCs w:val="20"/>
              </w:rPr>
            </w:pPr>
            <w:r w:rsidDel="00000000" w:rsidR="00000000" w:rsidRPr="00000000">
              <w:rPr>
                <w:sz w:val="20"/>
                <w:szCs w:val="20"/>
                <w:rtl w:val="0"/>
              </w:rPr>
              <w:t xml:space="preserve">Confidencialidad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0">
            <w:pPr>
              <w:spacing w:line="276" w:lineRule="auto"/>
              <w:jc w:val="both"/>
              <w:rPr>
                <w:b w:val="0"/>
                <w:color w:val="000000"/>
                <w:sz w:val="20"/>
                <w:szCs w:val="20"/>
              </w:rPr>
            </w:pPr>
            <w:r w:rsidDel="00000000" w:rsidR="00000000" w:rsidRPr="00000000">
              <w:rPr>
                <w:b w:val="0"/>
                <w:sz w:val="20"/>
                <w:szCs w:val="20"/>
                <w:rtl w:val="0"/>
              </w:rPr>
              <w:t xml:space="preserve">propiedad que determina que la información solo esté disponible y sea revelada a individuos, entidades o procesos autorizados.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1">
            <w:pPr>
              <w:spacing w:line="276" w:lineRule="auto"/>
              <w:rPr>
                <w:color w:val="000000"/>
                <w:sz w:val="20"/>
                <w:szCs w:val="20"/>
              </w:rPr>
            </w:pPr>
            <w:r w:rsidDel="00000000" w:rsidR="00000000" w:rsidRPr="00000000">
              <w:rPr>
                <w:color w:val="000000"/>
                <w:sz w:val="20"/>
                <w:szCs w:val="20"/>
                <w:rtl w:val="0"/>
              </w:rPr>
              <w:t xml:space="preserve">Disponibilidad de servicios</w:t>
            </w:r>
          </w:p>
        </w:tc>
        <w:tc>
          <w:tcPr>
            <w:tcMar>
              <w:top w:w="100.0" w:type="dxa"/>
              <w:left w:w="100.0" w:type="dxa"/>
              <w:bottom w:w="100.0" w:type="dxa"/>
              <w:right w:w="100.0" w:type="dxa"/>
            </w:tcMar>
          </w:tcPr>
          <w:p w:rsidR="00000000" w:rsidDel="00000000" w:rsidP="00000000" w:rsidRDefault="00000000" w:rsidRPr="00000000" w14:paraId="00000122">
            <w:pPr>
              <w:spacing w:line="276" w:lineRule="auto"/>
              <w:jc w:val="both"/>
              <w:rPr>
                <w:b w:val="0"/>
                <w:color w:val="000000"/>
                <w:sz w:val="20"/>
                <w:szCs w:val="20"/>
              </w:rPr>
            </w:pPr>
            <w:r w:rsidDel="00000000" w:rsidR="00000000" w:rsidRPr="00000000">
              <w:rPr>
                <w:b w:val="0"/>
                <w:color w:val="000000"/>
                <w:sz w:val="20"/>
                <w:szCs w:val="20"/>
                <w:rtl w:val="0"/>
              </w:rPr>
              <w:t xml:space="preserve">se refiere al porcentaje garantizado. Entre menos disponibilidad menos garantía y el servicio estará interrumpido o con fallos. Se usa para medir cumplimiento de requerimientos y hacer cumplir contratos o en su defecto sanciones pactadas.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3">
            <w:pPr>
              <w:spacing w:line="276" w:lineRule="auto"/>
              <w:rPr>
                <w:color w:val="000000"/>
                <w:sz w:val="20"/>
                <w:szCs w:val="20"/>
              </w:rPr>
            </w:pPr>
            <w:r w:rsidDel="00000000" w:rsidR="00000000" w:rsidRPr="00000000">
              <w:rPr>
                <w:color w:val="000000"/>
                <w:sz w:val="20"/>
                <w:szCs w:val="20"/>
                <w:rtl w:val="0"/>
              </w:rPr>
              <w:t xml:space="preserve">Google Workspace</w:t>
            </w:r>
          </w:p>
        </w:tc>
        <w:tc>
          <w:tcPr>
            <w:tcMar>
              <w:top w:w="100.0" w:type="dxa"/>
              <w:left w:w="100.0" w:type="dxa"/>
              <w:bottom w:w="100.0" w:type="dxa"/>
              <w:right w:w="100.0" w:type="dxa"/>
            </w:tcMar>
          </w:tcPr>
          <w:p w:rsidR="00000000" w:rsidDel="00000000" w:rsidP="00000000" w:rsidRDefault="00000000" w:rsidRPr="00000000" w14:paraId="00000124">
            <w:pPr>
              <w:spacing w:line="276" w:lineRule="auto"/>
              <w:jc w:val="both"/>
              <w:rPr>
                <w:b w:val="0"/>
                <w:color w:val="000000"/>
                <w:sz w:val="20"/>
                <w:szCs w:val="20"/>
              </w:rPr>
            </w:pPr>
            <w:r w:rsidDel="00000000" w:rsidR="00000000" w:rsidRPr="00000000">
              <w:rPr>
                <w:b w:val="0"/>
                <w:color w:val="000000"/>
                <w:sz w:val="20"/>
                <w:szCs w:val="20"/>
                <w:rtl w:val="0"/>
              </w:rPr>
              <w:t xml:space="preserve">es un conjunto de herramientas para la productividad de las empresas creado por Google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5">
            <w:pPr>
              <w:spacing w:line="276" w:lineRule="auto"/>
              <w:rPr>
                <w:color w:val="000000"/>
                <w:sz w:val="20"/>
                <w:szCs w:val="20"/>
              </w:rPr>
            </w:pPr>
            <w:r w:rsidDel="00000000" w:rsidR="00000000" w:rsidRPr="00000000">
              <w:rPr>
                <w:color w:val="000000"/>
                <w:sz w:val="20"/>
                <w:szCs w:val="20"/>
                <w:rtl w:val="0"/>
              </w:rPr>
              <w:t xml:space="preserve">Insigth </w:t>
            </w:r>
          </w:p>
        </w:tc>
        <w:tc>
          <w:tcPr>
            <w:tcMar>
              <w:top w:w="100.0" w:type="dxa"/>
              <w:left w:w="100.0" w:type="dxa"/>
              <w:bottom w:w="100.0" w:type="dxa"/>
              <w:right w:w="100.0" w:type="dxa"/>
            </w:tcMar>
          </w:tcPr>
          <w:p w:rsidR="00000000" w:rsidDel="00000000" w:rsidP="00000000" w:rsidRDefault="00000000" w:rsidRPr="00000000" w14:paraId="00000126">
            <w:pPr>
              <w:spacing w:line="276" w:lineRule="auto"/>
              <w:jc w:val="both"/>
              <w:rPr>
                <w:b w:val="0"/>
                <w:color w:val="000000"/>
                <w:sz w:val="20"/>
                <w:szCs w:val="20"/>
              </w:rPr>
            </w:pPr>
            <w:r w:rsidDel="00000000" w:rsidR="00000000" w:rsidRPr="00000000">
              <w:rPr>
                <w:b w:val="0"/>
                <w:color w:val="000000"/>
                <w:sz w:val="20"/>
                <w:szCs w:val="20"/>
                <w:rtl w:val="0"/>
              </w:rPr>
              <w:t xml:space="preserve">es un término de la Psicología que indica una verdad general, en términos de informática y marketing se refiere a las verdades (a veces relativa según tiempo y condiciones), que generan los datos o los comportamientos de consumo.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7">
            <w:pPr>
              <w:spacing w:line="276" w:lineRule="auto"/>
              <w:rPr>
                <w:color w:val="000000"/>
                <w:sz w:val="20"/>
                <w:szCs w:val="20"/>
              </w:rPr>
            </w:pPr>
            <w:r w:rsidDel="00000000" w:rsidR="00000000" w:rsidRPr="00000000">
              <w:rPr>
                <w:color w:val="000000"/>
                <w:sz w:val="20"/>
                <w:szCs w:val="20"/>
                <w:rtl w:val="0"/>
              </w:rPr>
              <w:t xml:space="preserve">Metodología Scrum</w:t>
            </w:r>
          </w:p>
        </w:tc>
        <w:tc>
          <w:tcPr>
            <w:tcMar>
              <w:top w:w="100.0" w:type="dxa"/>
              <w:left w:w="100.0" w:type="dxa"/>
              <w:bottom w:w="100.0" w:type="dxa"/>
              <w:right w:w="100.0" w:type="dxa"/>
            </w:tcMar>
          </w:tcPr>
          <w:p w:rsidR="00000000" w:rsidDel="00000000" w:rsidP="00000000" w:rsidRDefault="00000000" w:rsidRPr="00000000" w14:paraId="00000128">
            <w:pPr>
              <w:spacing w:line="276" w:lineRule="auto"/>
              <w:jc w:val="both"/>
              <w:rPr>
                <w:b w:val="0"/>
                <w:color w:val="000000"/>
                <w:sz w:val="20"/>
                <w:szCs w:val="20"/>
              </w:rPr>
            </w:pPr>
            <w:r w:rsidDel="00000000" w:rsidR="00000000" w:rsidRPr="00000000">
              <w:rPr>
                <w:b w:val="0"/>
                <w:color w:val="000000"/>
                <w:sz w:val="20"/>
                <w:szCs w:val="20"/>
                <w:rtl w:val="0"/>
              </w:rPr>
              <w:t xml:space="preserve">hace parte del paradigma de metodologías ágiles, actualmente es la metodología más empleada para el desarrollo de proyectos tecnológicos, se caracteriza por ser flexible, ágil y desarrollar módulos o mejoras sobre la marcha de la implementación.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9">
            <w:pPr>
              <w:spacing w:line="276" w:lineRule="auto"/>
              <w:rPr>
                <w:color w:val="000000"/>
                <w:sz w:val="20"/>
                <w:szCs w:val="20"/>
              </w:rPr>
            </w:pPr>
            <w:r w:rsidDel="00000000" w:rsidR="00000000" w:rsidRPr="00000000">
              <w:rPr>
                <w:color w:val="000000"/>
                <w:sz w:val="20"/>
                <w:szCs w:val="20"/>
                <w:rtl w:val="0"/>
              </w:rPr>
              <w:t xml:space="preserve">Microsoft Office 365</w:t>
            </w:r>
          </w:p>
        </w:tc>
        <w:tc>
          <w:tcPr>
            <w:tcMar>
              <w:top w:w="100.0" w:type="dxa"/>
              <w:left w:w="100.0" w:type="dxa"/>
              <w:bottom w:w="100.0" w:type="dxa"/>
              <w:right w:w="100.0" w:type="dxa"/>
            </w:tcMar>
          </w:tcPr>
          <w:p w:rsidR="00000000" w:rsidDel="00000000" w:rsidP="00000000" w:rsidRDefault="00000000" w:rsidRPr="00000000" w14:paraId="0000012A">
            <w:pPr>
              <w:spacing w:line="276" w:lineRule="auto"/>
              <w:jc w:val="both"/>
              <w:rPr>
                <w:b w:val="0"/>
                <w:color w:val="000000"/>
                <w:sz w:val="20"/>
                <w:szCs w:val="20"/>
              </w:rPr>
            </w:pPr>
            <w:r w:rsidDel="00000000" w:rsidR="00000000" w:rsidRPr="00000000">
              <w:rPr>
                <w:b w:val="0"/>
                <w:color w:val="000000"/>
                <w:sz w:val="20"/>
                <w:szCs w:val="20"/>
                <w:rtl w:val="0"/>
              </w:rPr>
              <w:t xml:space="preserve">son un conjunto de herramientas ofimáticas de productividad para las empresas, contratadas con la empresa Microsoft.</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B">
            <w:pPr>
              <w:spacing w:line="276" w:lineRule="auto"/>
              <w:rPr>
                <w:color w:val="000000"/>
                <w:sz w:val="20"/>
                <w:szCs w:val="20"/>
              </w:rPr>
            </w:pPr>
            <w:r w:rsidDel="00000000" w:rsidR="00000000" w:rsidRPr="00000000">
              <w:rPr>
                <w:color w:val="000000"/>
                <w:sz w:val="20"/>
                <w:szCs w:val="20"/>
                <w:rtl w:val="0"/>
              </w:rPr>
              <w:t xml:space="preserve">Requisitos Funcionales (RF)</w:t>
            </w:r>
          </w:p>
        </w:tc>
        <w:tc>
          <w:tcPr>
            <w:tcMar>
              <w:top w:w="100.0" w:type="dxa"/>
              <w:left w:w="100.0" w:type="dxa"/>
              <w:bottom w:w="100.0" w:type="dxa"/>
              <w:right w:w="100.0" w:type="dxa"/>
            </w:tcMar>
          </w:tcPr>
          <w:p w:rsidR="00000000" w:rsidDel="00000000" w:rsidP="00000000" w:rsidRDefault="00000000" w:rsidRPr="00000000" w14:paraId="0000012C">
            <w:pPr>
              <w:spacing w:line="276" w:lineRule="auto"/>
              <w:jc w:val="both"/>
              <w:rPr>
                <w:b w:val="0"/>
                <w:color w:val="000000"/>
                <w:sz w:val="20"/>
                <w:szCs w:val="20"/>
              </w:rPr>
            </w:pPr>
            <w:r w:rsidDel="00000000" w:rsidR="00000000" w:rsidRPr="00000000">
              <w:rPr>
                <w:b w:val="0"/>
                <w:color w:val="000000"/>
                <w:sz w:val="20"/>
                <w:szCs w:val="20"/>
                <w:rtl w:val="0"/>
              </w:rPr>
              <w:t xml:space="preserve">definen las funcionalidades como reglas de negocio, condiciones, cálculos, etc.</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D">
            <w:pPr>
              <w:spacing w:line="276" w:lineRule="auto"/>
              <w:rPr>
                <w:color w:val="000000"/>
                <w:sz w:val="20"/>
                <w:szCs w:val="20"/>
              </w:rPr>
            </w:pPr>
            <w:r w:rsidDel="00000000" w:rsidR="00000000" w:rsidRPr="00000000">
              <w:rPr>
                <w:color w:val="000000"/>
                <w:sz w:val="20"/>
                <w:szCs w:val="20"/>
                <w:rtl w:val="0"/>
              </w:rPr>
              <w:t xml:space="preserve">Requisitos No Funcionales (RNF)</w:t>
            </w:r>
          </w:p>
        </w:tc>
        <w:tc>
          <w:tcPr>
            <w:tcMar>
              <w:top w:w="100.0" w:type="dxa"/>
              <w:left w:w="100.0" w:type="dxa"/>
              <w:bottom w:w="100.0" w:type="dxa"/>
              <w:right w:w="100.0" w:type="dxa"/>
            </w:tcMar>
          </w:tcPr>
          <w:p w:rsidR="00000000" w:rsidDel="00000000" w:rsidP="00000000" w:rsidRDefault="00000000" w:rsidRPr="00000000" w14:paraId="0000012E">
            <w:pPr>
              <w:spacing w:line="276" w:lineRule="auto"/>
              <w:jc w:val="both"/>
              <w:rPr>
                <w:b w:val="0"/>
                <w:color w:val="000000"/>
                <w:sz w:val="20"/>
                <w:szCs w:val="20"/>
              </w:rPr>
            </w:pPr>
            <w:r w:rsidDel="00000000" w:rsidR="00000000" w:rsidRPr="00000000">
              <w:rPr>
                <w:b w:val="0"/>
                <w:color w:val="000000"/>
                <w:sz w:val="20"/>
                <w:szCs w:val="20"/>
                <w:rtl w:val="0"/>
              </w:rPr>
              <w:t xml:space="preserve">son los requerimientos transversales del sistema, no son propiamente de función del sistema, pero </w:t>
            </w:r>
            <w:r w:rsidDel="00000000" w:rsidR="00000000" w:rsidRPr="00000000">
              <w:rPr>
                <w:b w:val="0"/>
                <w:sz w:val="20"/>
                <w:szCs w:val="20"/>
                <w:rtl w:val="0"/>
              </w:rPr>
              <w:t xml:space="preserve">sí necesarios</w:t>
            </w:r>
            <w:r w:rsidDel="00000000" w:rsidR="00000000" w:rsidRPr="00000000">
              <w:rPr>
                <w:b w:val="0"/>
                <w:color w:val="000000"/>
                <w:sz w:val="20"/>
                <w:szCs w:val="20"/>
                <w:rtl w:val="0"/>
              </w:rPr>
              <w:t xml:space="preserve">, tales como el ambiente gráfico, proveedores de servicios, fiabilidad, velocidad, etc.</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F">
            <w:pPr>
              <w:spacing w:line="276" w:lineRule="auto"/>
              <w:rPr>
                <w:color w:val="000000"/>
                <w:sz w:val="20"/>
                <w:szCs w:val="20"/>
              </w:rPr>
            </w:pPr>
            <w:r w:rsidDel="00000000" w:rsidR="00000000" w:rsidRPr="00000000">
              <w:rPr>
                <w:color w:val="000000"/>
                <w:sz w:val="20"/>
                <w:szCs w:val="20"/>
                <w:rtl w:val="0"/>
              </w:rPr>
              <w:t xml:space="preserve">Supeditados </w:t>
            </w:r>
          </w:p>
        </w:tc>
        <w:tc>
          <w:tcPr>
            <w:tcMar>
              <w:top w:w="100.0" w:type="dxa"/>
              <w:left w:w="100.0" w:type="dxa"/>
              <w:bottom w:w="100.0" w:type="dxa"/>
              <w:right w:w="100.0" w:type="dxa"/>
            </w:tcMar>
          </w:tcPr>
          <w:p w:rsidR="00000000" w:rsidDel="00000000" w:rsidP="00000000" w:rsidRDefault="00000000" w:rsidRPr="00000000" w14:paraId="00000130">
            <w:pPr>
              <w:spacing w:line="276" w:lineRule="auto"/>
              <w:jc w:val="both"/>
              <w:rPr>
                <w:b w:val="0"/>
                <w:color w:val="000000"/>
                <w:sz w:val="20"/>
                <w:szCs w:val="20"/>
              </w:rPr>
            </w:pPr>
            <w:r w:rsidDel="00000000" w:rsidR="00000000" w:rsidRPr="00000000">
              <w:rPr>
                <w:b w:val="0"/>
                <w:color w:val="000000"/>
                <w:sz w:val="20"/>
                <w:szCs w:val="20"/>
                <w:rtl w:val="0"/>
              </w:rPr>
              <w:t xml:space="preserve">condicionado a algo, indica que dependiendo de una situación está sometido a actuar de una manera específica.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31">
            <w:pPr>
              <w:spacing w:line="276" w:lineRule="auto"/>
              <w:rPr>
                <w:color w:val="000000"/>
                <w:sz w:val="20"/>
                <w:szCs w:val="20"/>
              </w:rPr>
            </w:pPr>
            <w:r w:rsidDel="00000000" w:rsidR="00000000" w:rsidRPr="00000000">
              <w:rPr>
                <w:color w:val="000000"/>
                <w:sz w:val="20"/>
                <w:szCs w:val="20"/>
                <w:rtl w:val="0"/>
              </w:rPr>
              <w:t xml:space="preserve">Testeos</w:t>
            </w:r>
          </w:p>
        </w:tc>
        <w:tc>
          <w:tcPr>
            <w:tcMar>
              <w:top w:w="100.0" w:type="dxa"/>
              <w:left w:w="100.0" w:type="dxa"/>
              <w:bottom w:w="100.0" w:type="dxa"/>
              <w:right w:w="100.0" w:type="dxa"/>
            </w:tcMar>
          </w:tcPr>
          <w:p w:rsidR="00000000" w:rsidDel="00000000" w:rsidP="00000000" w:rsidRDefault="00000000" w:rsidRPr="00000000" w14:paraId="00000132">
            <w:pPr>
              <w:spacing w:line="276" w:lineRule="auto"/>
              <w:jc w:val="both"/>
              <w:rPr>
                <w:b w:val="0"/>
                <w:color w:val="000000"/>
                <w:sz w:val="20"/>
                <w:szCs w:val="20"/>
              </w:rPr>
            </w:pPr>
            <w:r w:rsidDel="00000000" w:rsidR="00000000" w:rsidRPr="00000000">
              <w:rPr>
                <w:b w:val="0"/>
                <w:color w:val="000000"/>
                <w:sz w:val="20"/>
                <w:szCs w:val="20"/>
                <w:rtl w:val="0"/>
              </w:rPr>
              <w:t xml:space="preserve">son las pruebas de software, donde el área de la ingeniería de </w:t>
            </w:r>
            <w:r w:rsidDel="00000000" w:rsidR="00000000" w:rsidRPr="00000000">
              <w:rPr>
                <w:b w:val="0"/>
                <w:sz w:val="20"/>
                <w:szCs w:val="20"/>
                <w:rtl w:val="0"/>
              </w:rPr>
              <w:t xml:space="preserve">software emplea</w:t>
            </w:r>
            <w:r w:rsidDel="00000000" w:rsidR="00000000" w:rsidRPr="00000000">
              <w:rPr>
                <w:b w:val="0"/>
                <w:color w:val="000000"/>
                <w:sz w:val="20"/>
                <w:szCs w:val="20"/>
                <w:rtl w:val="0"/>
              </w:rPr>
              <w:t xml:space="preserve"> metodologías de pruebas para detectar errores de programación o errores funcionales a partir de los requisitos.</w:t>
            </w:r>
          </w:p>
        </w:tc>
      </w:tr>
    </w:tbl>
    <w:p w:rsidR="00000000" w:rsidDel="00000000" w:rsidP="00000000" w:rsidRDefault="00000000" w:rsidRPr="00000000" w14:paraId="00000133">
      <w:pPr>
        <w:rPr>
          <w:sz w:val="20"/>
          <w:szCs w:val="20"/>
        </w:rPr>
      </w:pPr>
      <w:r w:rsidDel="00000000" w:rsidR="00000000" w:rsidRPr="00000000">
        <w:rPr>
          <w:rtl w:val="0"/>
        </w:rPr>
      </w:r>
    </w:p>
    <w:p w:rsidR="00000000" w:rsidDel="00000000" w:rsidP="00000000" w:rsidRDefault="00000000" w:rsidRPr="00000000" w14:paraId="00000134">
      <w:pPr>
        <w:rPr>
          <w:sz w:val="20"/>
          <w:szCs w:val="20"/>
        </w:rPr>
      </w:pPr>
      <w:r w:rsidDel="00000000" w:rsidR="00000000" w:rsidRPr="00000000">
        <w:rPr>
          <w:rtl w:val="0"/>
        </w:rPr>
      </w:r>
    </w:p>
    <w:p w:rsidR="00000000" w:rsidDel="00000000" w:rsidP="00000000" w:rsidRDefault="00000000" w:rsidRPr="00000000" w14:paraId="00000135">
      <w:pPr>
        <w:rPr>
          <w:sz w:val="20"/>
          <w:szCs w:val="20"/>
        </w:rPr>
      </w:pPr>
      <w:r w:rsidDel="00000000" w:rsidR="00000000" w:rsidRPr="00000000">
        <w:rPr>
          <w:rtl w:val="0"/>
        </w:rPr>
      </w:r>
    </w:p>
    <w:p w:rsidR="00000000" w:rsidDel="00000000" w:rsidP="00000000" w:rsidRDefault="00000000" w:rsidRPr="00000000" w14:paraId="00000136">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37">
      <w:pPr>
        <w:rPr>
          <w:color w:val="808080"/>
          <w:sz w:val="20"/>
          <w:szCs w:val="20"/>
        </w:rPr>
      </w:pPr>
      <w:r w:rsidDel="00000000" w:rsidR="00000000" w:rsidRPr="00000000">
        <w:rPr>
          <w:rtl w:val="0"/>
        </w:rPr>
      </w:r>
    </w:p>
    <w:p w:rsidR="00000000" w:rsidDel="00000000" w:rsidP="00000000" w:rsidRDefault="00000000" w:rsidRPr="00000000" w14:paraId="00000138">
      <w:pPr>
        <w:ind w:left="709" w:hanging="709"/>
        <w:rPr/>
      </w:pPr>
      <w:r w:rsidDel="00000000" w:rsidR="00000000" w:rsidRPr="00000000">
        <w:rPr>
          <w:sz w:val="20"/>
          <w:szCs w:val="20"/>
          <w:rtl w:val="0"/>
        </w:rPr>
        <w:t xml:space="preserve">Caurin, J. (2018). </w:t>
      </w:r>
      <w:r w:rsidDel="00000000" w:rsidR="00000000" w:rsidRPr="00000000">
        <w:rPr>
          <w:i w:val="1"/>
          <w:sz w:val="20"/>
          <w:szCs w:val="20"/>
          <w:rtl w:val="0"/>
        </w:rPr>
        <w:t xml:space="preserve">Políticas de seguridad ¿Qué son las políticas de seguridad?</w:t>
      </w:r>
      <w:r w:rsidDel="00000000" w:rsidR="00000000" w:rsidRPr="00000000">
        <w:rPr>
          <w:sz w:val="20"/>
          <w:szCs w:val="20"/>
          <w:rtl w:val="0"/>
        </w:rPr>
        <w:t xml:space="preserve"> Emprende Pyme. </w:t>
      </w:r>
      <w:hyperlink r:id="rId38">
        <w:r w:rsidDel="00000000" w:rsidR="00000000" w:rsidRPr="00000000">
          <w:rPr>
            <w:color w:val="1155cc"/>
            <w:sz w:val="20"/>
            <w:szCs w:val="20"/>
            <w:u w:val="single"/>
            <w:rtl w:val="0"/>
          </w:rPr>
          <w:t xml:space="preserve">https://www.emprendepyme.net/politicas-de-seguridad.html</w:t>
        </w:r>
      </w:hyperlink>
      <w:r w:rsidDel="00000000" w:rsidR="00000000" w:rsidRPr="00000000">
        <w:rPr>
          <w:rtl w:val="0"/>
        </w:rPr>
      </w:r>
    </w:p>
    <w:p w:rsidR="00000000" w:rsidDel="00000000" w:rsidP="00000000" w:rsidRDefault="00000000" w:rsidRPr="00000000" w14:paraId="00000139">
      <w:pPr>
        <w:ind w:left="709" w:hanging="709"/>
        <w:rPr>
          <w:sz w:val="20"/>
          <w:szCs w:val="20"/>
        </w:rPr>
      </w:pPr>
      <w:r w:rsidDel="00000000" w:rsidR="00000000" w:rsidRPr="00000000">
        <w:rPr>
          <w:rtl w:val="0"/>
        </w:rPr>
      </w:r>
    </w:p>
    <w:p w:rsidR="00000000" w:rsidDel="00000000" w:rsidP="00000000" w:rsidRDefault="00000000" w:rsidRPr="00000000" w14:paraId="0000013A">
      <w:pPr>
        <w:ind w:left="709" w:hanging="709"/>
        <w:rPr>
          <w:sz w:val="20"/>
          <w:szCs w:val="20"/>
        </w:rPr>
      </w:pPr>
      <w:r w:rsidDel="00000000" w:rsidR="00000000" w:rsidRPr="00000000">
        <w:rPr>
          <w:sz w:val="20"/>
          <w:szCs w:val="20"/>
          <w:rtl w:val="0"/>
        </w:rPr>
        <w:t xml:space="preserve">Decisión Andina 351 de 1993. [Comisión del Acuerdo de Cartagena]. Régimen común sobre derecho de autor y derechos conexos. Diciembre 17 de 1993. </w:t>
      </w:r>
      <w:hyperlink r:id="rId39">
        <w:r w:rsidDel="00000000" w:rsidR="00000000" w:rsidRPr="00000000">
          <w:rPr>
            <w:color w:val="0000ff"/>
            <w:sz w:val="20"/>
            <w:szCs w:val="20"/>
            <w:u w:val="single"/>
            <w:rtl w:val="0"/>
          </w:rPr>
          <w:t xml:space="preserve">https://www.wipo.int/edocs/lexdocs/laws/es/can/can010es.pdf</w:t>
        </w:r>
      </w:hyperlink>
      <w:r w:rsidDel="00000000" w:rsidR="00000000" w:rsidRPr="00000000">
        <w:rPr>
          <w:sz w:val="20"/>
          <w:szCs w:val="20"/>
          <w:rtl w:val="0"/>
        </w:rPr>
        <w:t xml:space="preserve"> </w:t>
      </w:r>
    </w:p>
    <w:p w:rsidR="00000000" w:rsidDel="00000000" w:rsidP="00000000" w:rsidRDefault="00000000" w:rsidRPr="00000000" w14:paraId="0000013B">
      <w:pPr>
        <w:ind w:left="709" w:hanging="709"/>
        <w:rPr>
          <w:sz w:val="20"/>
          <w:szCs w:val="20"/>
        </w:rPr>
      </w:pPr>
      <w:r w:rsidDel="00000000" w:rsidR="00000000" w:rsidRPr="00000000">
        <w:rPr>
          <w:rtl w:val="0"/>
        </w:rPr>
      </w:r>
    </w:p>
    <w:p w:rsidR="00000000" w:rsidDel="00000000" w:rsidP="00000000" w:rsidRDefault="00000000" w:rsidRPr="00000000" w14:paraId="0000013C">
      <w:pPr>
        <w:ind w:left="709" w:hanging="709"/>
        <w:rPr>
          <w:sz w:val="20"/>
          <w:szCs w:val="20"/>
        </w:rPr>
      </w:pPr>
      <w:r w:rsidDel="00000000" w:rsidR="00000000" w:rsidRPr="00000000">
        <w:rPr>
          <w:sz w:val="20"/>
          <w:szCs w:val="20"/>
          <w:rtl w:val="0"/>
        </w:rPr>
        <w:t xml:space="preserve">Ley 23 de 1982. [Congreso de Colombia]. Sobre derechos de autor. Enero 28 de 1982. </w:t>
      </w:r>
      <w:hyperlink r:id="rId40">
        <w:r w:rsidDel="00000000" w:rsidR="00000000" w:rsidRPr="00000000">
          <w:rPr>
            <w:color w:val="0000ff"/>
            <w:sz w:val="20"/>
            <w:szCs w:val="20"/>
            <w:u w:val="single"/>
            <w:rtl w:val="0"/>
          </w:rPr>
          <w:t xml:space="preserve">https://www.alcaldiabogota.gov.co/sisjur/normas/Norma1.jsp?i=3431&amp;dt=S</w:t>
        </w:r>
      </w:hyperlink>
      <w:r w:rsidDel="00000000" w:rsidR="00000000" w:rsidRPr="00000000">
        <w:rPr>
          <w:sz w:val="20"/>
          <w:szCs w:val="20"/>
          <w:rtl w:val="0"/>
        </w:rPr>
        <w:t xml:space="preserve"> </w:t>
      </w:r>
    </w:p>
    <w:p w:rsidR="00000000" w:rsidDel="00000000" w:rsidP="00000000" w:rsidRDefault="00000000" w:rsidRPr="00000000" w14:paraId="0000013D">
      <w:pPr>
        <w:ind w:left="709" w:hanging="709"/>
        <w:rPr>
          <w:sz w:val="20"/>
          <w:szCs w:val="20"/>
        </w:rPr>
      </w:pPr>
      <w:r w:rsidDel="00000000" w:rsidR="00000000" w:rsidRPr="00000000">
        <w:rPr>
          <w:rtl w:val="0"/>
        </w:rPr>
      </w:r>
    </w:p>
    <w:p w:rsidR="00000000" w:rsidDel="00000000" w:rsidP="00000000" w:rsidRDefault="00000000" w:rsidRPr="00000000" w14:paraId="0000013E">
      <w:pPr>
        <w:ind w:left="709" w:hanging="709"/>
        <w:rPr>
          <w:sz w:val="20"/>
          <w:szCs w:val="20"/>
        </w:rPr>
      </w:pPr>
      <w:r w:rsidDel="00000000" w:rsidR="00000000" w:rsidRPr="00000000">
        <w:rPr>
          <w:sz w:val="20"/>
          <w:szCs w:val="20"/>
          <w:rtl w:val="0"/>
        </w:rPr>
        <w:t xml:space="preserve">Ley 241 de 2011. [Congreso de Colombia]. Por la cual se regula la responsabilidad por las infracciones al derecho de autor y los derechos conexos en Internet. Abril de 2011. </w:t>
      </w:r>
      <w:hyperlink r:id="rId41">
        <w:r w:rsidDel="00000000" w:rsidR="00000000" w:rsidRPr="00000000">
          <w:rPr>
            <w:color w:val="0000ff"/>
            <w:sz w:val="20"/>
            <w:szCs w:val="20"/>
            <w:u w:val="single"/>
            <w:rtl w:val="0"/>
          </w:rPr>
          <w:t xml:space="preserve">http://www.informatica-juridica.com/proyecto-de-ley/proyecto-ley-241-derecho-autor-los-derechos-conexos-internet/</w:t>
        </w:r>
      </w:hyperlink>
      <w:r w:rsidDel="00000000" w:rsidR="00000000" w:rsidRPr="00000000">
        <w:rPr>
          <w:sz w:val="20"/>
          <w:szCs w:val="20"/>
          <w:rtl w:val="0"/>
        </w:rPr>
        <w:t xml:space="preserve"> </w:t>
      </w:r>
    </w:p>
    <w:p w:rsidR="00000000" w:rsidDel="00000000" w:rsidP="00000000" w:rsidRDefault="00000000" w:rsidRPr="00000000" w14:paraId="0000013F">
      <w:pPr>
        <w:ind w:left="709" w:hanging="709"/>
        <w:rPr>
          <w:sz w:val="20"/>
          <w:szCs w:val="20"/>
        </w:rPr>
      </w:pPr>
      <w:r w:rsidDel="00000000" w:rsidR="00000000" w:rsidRPr="00000000">
        <w:rPr>
          <w:rtl w:val="0"/>
        </w:rPr>
      </w:r>
    </w:p>
    <w:p w:rsidR="00000000" w:rsidDel="00000000" w:rsidP="00000000" w:rsidRDefault="00000000" w:rsidRPr="00000000" w14:paraId="00000140">
      <w:pPr>
        <w:ind w:left="709" w:hanging="709"/>
        <w:rPr>
          <w:sz w:val="20"/>
          <w:szCs w:val="20"/>
        </w:rPr>
      </w:pPr>
      <w:r w:rsidDel="00000000" w:rsidR="00000000" w:rsidRPr="00000000">
        <w:rPr>
          <w:sz w:val="20"/>
          <w:szCs w:val="20"/>
          <w:rtl w:val="0"/>
        </w:rPr>
        <w:t xml:space="preserve">Organización Mundial de la Propiedad Intelectual OMP. (2021). ¿Qué es la propiedad intelectual? OMP. </w:t>
      </w:r>
      <w:hyperlink r:id="rId42">
        <w:r w:rsidDel="00000000" w:rsidR="00000000" w:rsidRPr="00000000">
          <w:rPr>
            <w:color w:val="0000ff"/>
            <w:sz w:val="20"/>
            <w:szCs w:val="20"/>
            <w:u w:val="single"/>
            <w:rtl w:val="0"/>
          </w:rPr>
          <w:t xml:space="preserve">https://www.wipo.int/edocs/pubdocs/es/wipo_pub_450_2020.pdf</w:t>
        </w:r>
      </w:hyperlink>
      <w:r w:rsidDel="00000000" w:rsidR="00000000" w:rsidRPr="00000000">
        <w:rPr>
          <w:sz w:val="20"/>
          <w:szCs w:val="20"/>
          <w:rtl w:val="0"/>
        </w:rPr>
        <w:t xml:space="preserve"> </w:t>
      </w:r>
    </w:p>
    <w:p w:rsidR="00000000" w:rsidDel="00000000" w:rsidP="00000000" w:rsidRDefault="00000000" w:rsidRPr="00000000" w14:paraId="00000141">
      <w:pPr>
        <w:rPr>
          <w:sz w:val="20"/>
          <w:szCs w:val="20"/>
        </w:rPr>
      </w:pPr>
      <w:r w:rsidDel="00000000" w:rsidR="00000000" w:rsidRPr="00000000">
        <w:rPr>
          <w:rtl w:val="0"/>
        </w:rPr>
      </w:r>
    </w:p>
    <w:p w:rsidR="00000000" w:rsidDel="00000000" w:rsidP="00000000" w:rsidRDefault="00000000" w:rsidRPr="00000000" w14:paraId="00000142">
      <w:pPr>
        <w:rPr>
          <w:sz w:val="20"/>
          <w:szCs w:val="20"/>
        </w:rPr>
      </w:pPr>
      <w:r w:rsidDel="00000000" w:rsidR="00000000" w:rsidRPr="00000000">
        <w:rPr>
          <w:sz w:val="20"/>
          <w:szCs w:val="20"/>
          <w:rtl w:val="0"/>
        </w:rPr>
        <w:t xml:space="preserve">Netec. (2021). Curso Fundamentos de ITIL® V3 | EOL. Proceso de gestión de niveles de servicio. </w:t>
      </w:r>
    </w:p>
    <w:p w:rsidR="00000000" w:rsidDel="00000000" w:rsidP="00000000" w:rsidRDefault="00000000" w:rsidRPr="00000000" w14:paraId="00000143">
      <w:pPr>
        <w:ind w:firstLine="720"/>
        <w:rPr>
          <w:sz w:val="20"/>
          <w:szCs w:val="20"/>
        </w:rPr>
      </w:pPr>
      <w:r w:rsidDel="00000000" w:rsidR="00000000" w:rsidRPr="00000000">
        <w:rPr>
          <w:sz w:val="20"/>
          <w:szCs w:val="20"/>
          <w:rtl w:val="0"/>
        </w:rPr>
        <w:t xml:space="preserve">México. Obtenido de </w:t>
      </w:r>
      <w:hyperlink r:id="rId43">
        <w:r w:rsidDel="00000000" w:rsidR="00000000" w:rsidRPr="00000000">
          <w:rPr>
            <w:color w:val="0000ff"/>
            <w:sz w:val="20"/>
            <w:szCs w:val="20"/>
            <w:u w:val="single"/>
            <w:rtl w:val="0"/>
          </w:rPr>
          <w:t xml:space="preserve">https://www.netecdigital.com/courses/195795/lectures/3432553</w:t>
        </w:r>
      </w:hyperlink>
      <w:r w:rsidDel="00000000" w:rsidR="00000000" w:rsidRPr="00000000">
        <w:rPr>
          <w:sz w:val="20"/>
          <w:szCs w:val="20"/>
          <w:rtl w:val="0"/>
        </w:rPr>
        <w:t xml:space="preserve"> </w:t>
      </w:r>
    </w:p>
    <w:p w:rsidR="00000000" w:rsidDel="00000000" w:rsidP="00000000" w:rsidRDefault="00000000" w:rsidRPr="00000000" w14:paraId="00000144">
      <w:pPr>
        <w:rPr>
          <w:sz w:val="20"/>
          <w:szCs w:val="20"/>
        </w:rPr>
      </w:pPr>
      <w:r w:rsidDel="00000000" w:rsidR="00000000" w:rsidRPr="00000000">
        <w:rPr>
          <w:rtl w:val="0"/>
        </w:rPr>
      </w:r>
    </w:p>
    <w:p w:rsidR="00000000" w:rsidDel="00000000" w:rsidP="00000000" w:rsidRDefault="00000000" w:rsidRPr="00000000" w14:paraId="00000145">
      <w:pPr>
        <w:rPr>
          <w:sz w:val="20"/>
          <w:szCs w:val="20"/>
        </w:rPr>
      </w:pPr>
      <w:r w:rsidDel="00000000" w:rsidR="00000000" w:rsidRPr="00000000">
        <w:rPr>
          <w:sz w:val="20"/>
          <w:szCs w:val="20"/>
          <w:rtl w:val="0"/>
        </w:rPr>
        <w:t xml:space="preserve">Presman, R., &amp; Maxim, B. (2021). Ingeniería de software - un enfoque práctico. Guadalajara, México: </w:t>
      </w:r>
    </w:p>
    <w:p w:rsidR="00000000" w:rsidDel="00000000" w:rsidP="00000000" w:rsidRDefault="00000000" w:rsidRPr="00000000" w14:paraId="00000146">
      <w:pPr>
        <w:ind w:firstLine="720"/>
        <w:rPr>
          <w:sz w:val="20"/>
          <w:szCs w:val="20"/>
        </w:rPr>
      </w:pPr>
      <w:r w:rsidDel="00000000" w:rsidR="00000000" w:rsidRPr="00000000">
        <w:rPr>
          <w:sz w:val="20"/>
          <w:szCs w:val="20"/>
          <w:rtl w:val="0"/>
        </w:rPr>
        <w:t xml:space="preserve">McGraw-Hill Interamericana. Repositorio Sena.  </w:t>
      </w:r>
      <w:hyperlink r:id="rId44">
        <w:r w:rsidDel="00000000" w:rsidR="00000000" w:rsidRPr="00000000">
          <w:rPr>
            <w:color w:val="0000ff"/>
            <w:sz w:val="20"/>
            <w:szCs w:val="20"/>
            <w:u w:val="single"/>
            <w:rtl w:val="0"/>
          </w:rPr>
          <w:t xml:space="preserve">https://www-ebooks7-24-com.bdigital.sena.edu.co/?il=16414</w:t>
        </w:r>
      </w:hyperlink>
      <w:r w:rsidDel="00000000" w:rsidR="00000000" w:rsidRPr="00000000">
        <w:rPr>
          <w:sz w:val="20"/>
          <w:szCs w:val="20"/>
          <w:rtl w:val="0"/>
        </w:rPr>
        <w:t xml:space="preserve"> </w:t>
      </w:r>
    </w:p>
    <w:p w:rsidR="00000000" w:rsidDel="00000000" w:rsidP="00000000" w:rsidRDefault="00000000" w:rsidRPr="00000000" w14:paraId="00000147">
      <w:pPr>
        <w:rPr>
          <w:sz w:val="20"/>
          <w:szCs w:val="20"/>
        </w:rPr>
      </w:pPr>
      <w:r w:rsidDel="00000000" w:rsidR="00000000" w:rsidRPr="00000000">
        <w:rPr>
          <w:rtl w:val="0"/>
        </w:rPr>
      </w:r>
    </w:p>
    <w:p w:rsidR="00000000" w:rsidDel="00000000" w:rsidP="00000000" w:rsidRDefault="00000000" w:rsidRPr="00000000" w14:paraId="00000148">
      <w:pPr>
        <w:rPr>
          <w:sz w:val="20"/>
          <w:szCs w:val="20"/>
        </w:rPr>
      </w:pPr>
      <w:r w:rsidDel="00000000" w:rsidR="00000000" w:rsidRPr="00000000">
        <w:rPr>
          <w:rtl w:val="0"/>
        </w:rPr>
      </w:r>
    </w:p>
    <w:p w:rsidR="00000000" w:rsidDel="00000000" w:rsidP="00000000" w:rsidRDefault="00000000" w:rsidRPr="00000000" w14:paraId="00000149">
      <w:pPr>
        <w:rPr>
          <w:sz w:val="20"/>
          <w:szCs w:val="20"/>
        </w:rPr>
      </w:pPr>
      <w:r w:rsidDel="00000000" w:rsidR="00000000" w:rsidRPr="00000000">
        <w:rPr>
          <w:rtl w:val="0"/>
        </w:rPr>
      </w:r>
    </w:p>
    <w:p w:rsidR="00000000" w:rsidDel="00000000" w:rsidP="00000000" w:rsidRDefault="00000000" w:rsidRPr="00000000" w14:paraId="0000014A">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4B">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tbl>
      <w:tblPr>
        <w:tblStyle w:val="Table17"/>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dbe5f1" w:val="clear"/>
          </w:tcPr>
          <w:p w:rsidR="00000000" w:rsidDel="00000000" w:rsidP="00000000" w:rsidRDefault="00000000" w:rsidRPr="00000000" w14:paraId="0000014C">
            <w:pPr>
              <w:jc w:val="both"/>
              <w:rPr>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14D">
            <w:pPr>
              <w:rPr>
                <w:b w:val="1"/>
                <w:sz w:val="20"/>
                <w:szCs w:val="20"/>
              </w:rPr>
            </w:pPr>
            <w:r w:rsidDel="00000000" w:rsidR="00000000" w:rsidRPr="00000000">
              <w:rPr>
                <w:b w:val="1"/>
                <w:sz w:val="20"/>
                <w:szCs w:val="20"/>
                <w:rtl w:val="0"/>
              </w:rPr>
              <w:t xml:space="preserve">Nombre</w:t>
            </w:r>
          </w:p>
        </w:tc>
        <w:tc>
          <w:tcPr>
            <w:shd w:fill="dbe5f1" w:val="clear"/>
            <w:vAlign w:val="center"/>
          </w:tcPr>
          <w:p w:rsidR="00000000" w:rsidDel="00000000" w:rsidP="00000000" w:rsidRDefault="00000000" w:rsidRPr="00000000" w14:paraId="0000014E">
            <w:pPr>
              <w:rPr>
                <w:b w:val="1"/>
                <w:sz w:val="20"/>
                <w:szCs w:val="20"/>
              </w:rPr>
            </w:pPr>
            <w:r w:rsidDel="00000000" w:rsidR="00000000" w:rsidRPr="00000000">
              <w:rPr>
                <w:b w:val="1"/>
                <w:sz w:val="20"/>
                <w:szCs w:val="20"/>
                <w:rtl w:val="0"/>
              </w:rPr>
              <w:t xml:space="preserve">Cargo</w:t>
            </w:r>
          </w:p>
        </w:tc>
        <w:tc>
          <w:tcPr>
            <w:shd w:fill="dbe5f1" w:val="clear"/>
            <w:vAlign w:val="center"/>
          </w:tcPr>
          <w:p w:rsidR="00000000" w:rsidDel="00000000" w:rsidP="00000000" w:rsidRDefault="00000000" w:rsidRPr="00000000" w14:paraId="0000014F">
            <w:pPr>
              <w:rPr>
                <w:b w:val="1"/>
                <w:sz w:val="20"/>
                <w:szCs w:val="20"/>
              </w:rPr>
            </w:pPr>
            <w:r w:rsidDel="00000000" w:rsidR="00000000" w:rsidRPr="00000000">
              <w:rPr>
                <w:b w:val="1"/>
                <w:sz w:val="20"/>
                <w:szCs w:val="20"/>
                <w:rtl w:val="0"/>
              </w:rPr>
              <w:t xml:space="preserve">Dependencia</w:t>
            </w:r>
          </w:p>
          <w:p w:rsidR="00000000" w:rsidDel="00000000" w:rsidP="00000000" w:rsidRDefault="00000000" w:rsidRPr="00000000" w14:paraId="00000150">
            <w:pPr>
              <w:rPr>
                <w:b w:val="1"/>
                <w:i w:val="1"/>
                <w:sz w:val="20"/>
                <w:szCs w:val="20"/>
              </w:rPr>
            </w:pPr>
            <w:r w:rsidDel="00000000" w:rsidR="00000000" w:rsidRPr="00000000">
              <w:rPr>
                <w:b w:val="1"/>
                <w:i w:val="1"/>
                <w:color w:val="595959"/>
                <w:sz w:val="20"/>
                <w:szCs w:val="20"/>
                <w:rtl w:val="0"/>
              </w:rPr>
              <w:t xml:space="preserve">(Para el SENA indicar Regional y Centro de Formación)</w:t>
            </w:r>
            <w:r w:rsidDel="00000000" w:rsidR="00000000" w:rsidRPr="00000000">
              <w:rPr>
                <w:rtl w:val="0"/>
              </w:rPr>
            </w:r>
          </w:p>
        </w:tc>
        <w:tc>
          <w:tcPr>
            <w:shd w:fill="dbe5f1" w:val="clear"/>
            <w:vAlign w:val="center"/>
          </w:tcPr>
          <w:p w:rsidR="00000000" w:rsidDel="00000000" w:rsidP="00000000" w:rsidRDefault="00000000" w:rsidRPr="00000000" w14:paraId="00000151">
            <w:pP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shd w:fill="dbe5f1" w:val="clear"/>
          </w:tcPr>
          <w:p w:rsidR="00000000" w:rsidDel="00000000" w:rsidP="00000000" w:rsidRDefault="00000000" w:rsidRPr="00000000" w14:paraId="00000152">
            <w:pPr>
              <w:jc w:val="both"/>
              <w:rPr>
                <w:sz w:val="20"/>
                <w:szCs w:val="20"/>
              </w:rPr>
            </w:pPr>
            <w:r w:rsidDel="00000000" w:rsidR="00000000" w:rsidRPr="00000000">
              <w:rPr>
                <w:sz w:val="20"/>
                <w:szCs w:val="20"/>
                <w:rtl w:val="0"/>
              </w:rPr>
              <w:t xml:space="preserve">Autor (es)</w:t>
            </w:r>
          </w:p>
        </w:tc>
        <w:tc>
          <w:tcPr>
            <w:shd w:fill="dbe5f1" w:val="clear"/>
          </w:tcPr>
          <w:p w:rsidR="00000000" w:rsidDel="00000000" w:rsidP="00000000" w:rsidRDefault="00000000" w:rsidRPr="00000000" w14:paraId="00000153">
            <w:pPr>
              <w:jc w:val="both"/>
              <w:rPr>
                <w:sz w:val="20"/>
                <w:szCs w:val="20"/>
              </w:rPr>
            </w:pPr>
            <w:r w:rsidDel="00000000" w:rsidR="00000000" w:rsidRPr="00000000">
              <w:rPr>
                <w:sz w:val="20"/>
                <w:szCs w:val="20"/>
                <w:rtl w:val="0"/>
              </w:rPr>
              <w:t xml:space="preserve">Jaime Hernán Tejada</w:t>
            </w:r>
          </w:p>
        </w:tc>
        <w:tc>
          <w:tcPr>
            <w:shd w:fill="dbe5f1" w:val="clear"/>
          </w:tcPr>
          <w:p w:rsidR="00000000" w:rsidDel="00000000" w:rsidP="00000000" w:rsidRDefault="00000000" w:rsidRPr="00000000" w14:paraId="00000154">
            <w:pPr>
              <w:jc w:val="both"/>
              <w:rPr>
                <w:sz w:val="20"/>
                <w:szCs w:val="20"/>
              </w:rPr>
            </w:pPr>
            <w:r w:rsidDel="00000000" w:rsidR="00000000" w:rsidRPr="00000000">
              <w:rPr>
                <w:sz w:val="20"/>
                <w:szCs w:val="20"/>
                <w:rtl w:val="0"/>
              </w:rPr>
              <w:t xml:space="preserve">Experto Temático</w:t>
            </w:r>
          </w:p>
        </w:tc>
        <w:tc>
          <w:tcPr>
            <w:shd w:fill="dbe5f1" w:val="clear"/>
          </w:tcPr>
          <w:p w:rsidR="00000000" w:rsidDel="00000000" w:rsidP="00000000" w:rsidRDefault="00000000" w:rsidRPr="00000000" w14:paraId="00000155">
            <w:pPr>
              <w:jc w:val="both"/>
              <w:rPr>
                <w:sz w:val="20"/>
                <w:szCs w:val="20"/>
              </w:rPr>
            </w:pPr>
            <w:r w:rsidDel="00000000" w:rsidR="00000000" w:rsidRPr="00000000">
              <w:rPr>
                <w:sz w:val="20"/>
                <w:szCs w:val="20"/>
                <w:rtl w:val="0"/>
              </w:rPr>
              <w:t xml:space="preserve">Regional Norte de Santander Centro de la Industria, la empresa y los servicios - CIES</w:t>
            </w:r>
          </w:p>
        </w:tc>
        <w:tc>
          <w:tcPr>
            <w:shd w:fill="dbe5f1" w:val="clear"/>
          </w:tcPr>
          <w:p w:rsidR="00000000" w:rsidDel="00000000" w:rsidP="00000000" w:rsidRDefault="00000000" w:rsidRPr="00000000" w14:paraId="00000156">
            <w:pPr>
              <w:jc w:val="both"/>
              <w:rPr>
                <w:sz w:val="20"/>
                <w:szCs w:val="20"/>
              </w:rPr>
            </w:pPr>
            <w:r w:rsidDel="00000000" w:rsidR="00000000" w:rsidRPr="00000000">
              <w:rPr>
                <w:sz w:val="20"/>
                <w:szCs w:val="20"/>
                <w:rtl w:val="0"/>
              </w:rPr>
              <w:t xml:space="preserve">Octubre de 2022</w:t>
            </w:r>
          </w:p>
        </w:tc>
      </w:tr>
      <w:tr>
        <w:trPr>
          <w:cantSplit w:val="0"/>
          <w:trHeight w:val="340" w:hRule="atLeast"/>
          <w:tblHeader w:val="0"/>
        </w:trPr>
        <w:tc>
          <w:tcPr>
            <w:vMerge w:val="continue"/>
            <w:shd w:fill="dbe5f1" w:val="clea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dbe5f1" w:val="clear"/>
          </w:tcPr>
          <w:p w:rsidR="00000000" w:rsidDel="00000000" w:rsidP="00000000" w:rsidRDefault="00000000" w:rsidRPr="00000000" w14:paraId="00000158">
            <w:pPr>
              <w:jc w:val="both"/>
              <w:rPr>
                <w:sz w:val="20"/>
                <w:szCs w:val="20"/>
              </w:rPr>
            </w:pPr>
            <w:r w:rsidDel="00000000" w:rsidR="00000000" w:rsidRPr="00000000">
              <w:rPr>
                <w:sz w:val="20"/>
                <w:szCs w:val="20"/>
                <w:rtl w:val="0"/>
              </w:rPr>
              <w:t xml:space="preserve">Giovanna Andrea Escobar Ospina</w:t>
            </w:r>
          </w:p>
        </w:tc>
        <w:tc>
          <w:tcPr>
            <w:shd w:fill="dbe5f1" w:val="clear"/>
          </w:tcPr>
          <w:p w:rsidR="00000000" w:rsidDel="00000000" w:rsidP="00000000" w:rsidRDefault="00000000" w:rsidRPr="00000000" w14:paraId="00000159">
            <w:pPr>
              <w:jc w:val="both"/>
              <w:rPr>
                <w:sz w:val="20"/>
                <w:szCs w:val="20"/>
              </w:rPr>
            </w:pPr>
            <w:r w:rsidDel="00000000" w:rsidR="00000000" w:rsidRPr="00000000">
              <w:rPr>
                <w:sz w:val="20"/>
                <w:szCs w:val="20"/>
                <w:rtl w:val="0"/>
              </w:rPr>
              <w:t xml:space="preserve">Diseñador Instruccional</w:t>
            </w:r>
          </w:p>
        </w:tc>
        <w:tc>
          <w:tcPr>
            <w:shd w:fill="dbe5f1" w:val="clear"/>
          </w:tcPr>
          <w:p w:rsidR="00000000" w:rsidDel="00000000" w:rsidP="00000000" w:rsidRDefault="00000000" w:rsidRPr="00000000" w14:paraId="0000015A">
            <w:pPr>
              <w:jc w:val="both"/>
              <w:rPr>
                <w:sz w:val="20"/>
                <w:szCs w:val="20"/>
              </w:rPr>
            </w:pPr>
            <w:r w:rsidDel="00000000" w:rsidR="00000000" w:rsidRPr="00000000">
              <w:rPr>
                <w:sz w:val="20"/>
                <w:szCs w:val="20"/>
                <w:rtl w:val="0"/>
              </w:rPr>
              <w:t xml:space="preserve">Regional Norte de Santander Centro de la Industria, la empresa y los servicios - CIES</w:t>
            </w:r>
          </w:p>
        </w:tc>
        <w:tc>
          <w:tcPr>
            <w:shd w:fill="dbe5f1" w:val="clear"/>
          </w:tcPr>
          <w:p w:rsidR="00000000" w:rsidDel="00000000" w:rsidP="00000000" w:rsidRDefault="00000000" w:rsidRPr="00000000" w14:paraId="0000015B">
            <w:pPr>
              <w:jc w:val="both"/>
              <w:rPr>
                <w:sz w:val="20"/>
                <w:szCs w:val="20"/>
              </w:rPr>
            </w:pPr>
            <w:r w:rsidDel="00000000" w:rsidR="00000000" w:rsidRPr="00000000">
              <w:rPr>
                <w:sz w:val="20"/>
                <w:szCs w:val="20"/>
                <w:rtl w:val="0"/>
              </w:rPr>
              <w:t xml:space="preserve">Octubre de 2022</w:t>
            </w:r>
          </w:p>
        </w:tc>
      </w:tr>
      <w:tr>
        <w:trPr>
          <w:cantSplit w:val="0"/>
          <w:trHeight w:val="340" w:hRule="atLeast"/>
          <w:tblHeader w:val="0"/>
        </w:trPr>
        <w:tc>
          <w:tcPr>
            <w:vMerge w:val="continue"/>
            <w:shd w:fill="dbe5f1" w:val="clea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dbe5f1" w:val="clear"/>
          </w:tcPr>
          <w:p w:rsidR="00000000" w:rsidDel="00000000" w:rsidP="00000000" w:rsidRDefault="00000000" w:rsidRPr="00000000" w14:paraId="0000015D">
            <w:pPr>
              <w:jc w:val="both"/>
              <w:rPr>
                <w:sz w:val="20"/>
                <w:szCs w:val="20"/>
              </w:rPr>
            </w:pPr>
            <w:r w:rsidDel="00000000" w:rsidR="00000000" w:rsidRPr="00000000">
              <w:rPr>
                <w:sz w:val="20"/>
                <w:szCs w:val="20"/>
                <w:rtl w:val="0"/>
              </w:rPr>
              <w:t xml:space="preserve">Silvia Milena Sequeda Cárdenas</w:t>
            </w:r>
          </w:p>
        </w:tc>
        <w:tc>
          <w:tcPr>
            <w:shd w:fill="dbe5f1" w:val="clear"/>
          </w:tcPr>
          <w:p w:rsidR="00000000" w:rsidDel="00000000" w:rsidP="00000000" w:rsidRDefault="00000000" w:rsidRPr="00000000" w14:paraId="0000015E">
            <w:pPr>
              <w:jc w:val="both"/>
              <w:rPr>
                <w:sz w:val="20"/>
                <w:szCs w:val="20"/>
              </w:rPr>
            </w:pPr>
            <w:r w:rsidDel="00000000" w:rsidR="00000000" w:rsidRPr="00000000">
              <w:rPr>
                <w:sz w:val="20"/>
                <w:szCs w:val="20"/>
                <w:rtl w:val="0"/>
              </w:rPr>
              <w:t xml:space="preserve">Asesora metodológica y pedagógica</w:t>
            </w:r>
          </w:p>
        </w:tc>
        <w:tc>
          <w:tcPr>
            <w:shd w:fill="dbe5f1" w:val="clear"/>
          </w:tcPr>
          <w:p w:rsidR="00000000" w:rsidDel="00000000" w:rsidP="00000000" w:rsidRDefault="00000000" w:rsidRPr="00000000" w14:paraId="0000015F">
            <w:pPr>
              <w:jc w:val="both"/>
              <w:rPr>
                <w:sz w:val="20"/>
                <w:szCs w:val="20"/>
              </w:rPr>
            </w:pPr>
            <w:r w:rsidDel="00000000" w:rsidR="00000000" w:rsidRPr="00000000">
              <w:rPr>
                <w:sz w:val="20"/>
                <w:szCs w:val="20"/>
                <w:rtl w:val="0"/>
              </w:rPr>
              <w:t xml:space="preserve">Regional Distrito Capital - Centro de Diseño y Metrología. </w:t>
            </w:r>
          </w:p>
        </w:tc>
        <w:tc>
          <w:tcPr>
            <w:shd w:fill="dbe5f1" w:val="clear"/>
          </w:tcPr>
          <w:p w:rsidR="00000000" w:rsidDel="00000000" w:rsidP="00000000" w:rsidRDefault="00000000" w:rsidRPr="00000000" w14:paraId="00000160">
            <w:pPr>
              <w:jc w:val="both"/>
              <w:rPr>
                <w:sz w:val="20"/>
                <w:szCs w:val="20"/>
              </w:rPr>
            </w:pPr>
            <w:r w:rsidDel="00000000" w:rsidR="00000000" w:rsidRPr="00000000">
              <w:rPr>
                <w:sz w:val="20"/>
                <w:szCs w:val="20"/>
                <w:rtl w:val="0"/>
              </w:rPr>
              <w:t xml:space="preserve">Octubre de 2022</w:t>
            </w:r>
          </w:p>
        </w:tc>
      </w:tr>
      <w:tr>
        <w:trPr>
          <w:cantSplit w:val="0"/>
          <w:trHeight w:val="340" w:hRule="atLeast"/>
          <w:tblHeader w:val="0"/>
        </w:trPr>
        <w:tc>
          <w:tcPr>
            <w:vMerge w:val="continue"/>
            <w:shd w:fill="dbe5f1" w:val="clea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162">
            <w:pPr>
              <w:jc w:val="both"/>
              <w:rPr>
                <w:sz w:val="20"/>
                <w:szCs w:val="20"/>
              </w:rPr>
            </w:pPr>
            <w:r w:rsidDel="00000000" w:rsidR="00000000" w:rsidRPr="00000000">
              <w:rPr>
                <w:sz w:val="20"/>
                <w:szCs w:val="20"/>
                <w:rtl w:val="0"/>
              </w:rPr>
              <w:t xml:space="preserve">Rafael Neftalí Lizcano Reyes</w:t>
            </w:r>
          </w:p>
        </w:tc>
        <w:tc>
          <w:tcPr>
            <w:shd w:fill="dbe5f1" w:val="clear"/>
            <w:vAlign w:val="center"/>
          </w:tcPr>
          <w:p w:rsidR="00000000" w:rsidDel="00000000" w:rsidP="00000000" w:rsidRDefault="00000000" w:rsidRPr="00000000" w14:paraId="00000163">
            <w:pPr>
              <w:jc w:val="both"/>
              <w:rPr>
                <w:sz w:val="20"/>
                <w:szCs w:val="20"/>
              </w:rPr>
            </w:pPr>
            <w:r w:rsidDel="00000000" w:rsidR="00000000" w:rsidRPr="00000000">
              <w:rPr>
                <w:sz w:val="20"/>
                <w:szCs w:val="20"/>
                <w:rtl w:val="0"/>
              </w:rPr>
              <w:t xml:space="preserve">Responsable Desarrollo Curricular</w:t>
            </w:r>
          </w:p>
        </w:tc>
        <w:tc>
          <w:tcPr>
            <w:shd w:fill="dbe5f1" w:val="clear"/>
            <w:vAlign w:val="center"/>
          </w:tcPr>
          <w:p w:rsidR="00000000" w:rsidDel="00000000" w:rsidP="00000000" w:rsidRDefault="00000000" w:rsidRPr="00000000" w14:paraId="00000164">
            <w:pPr>
              <w:jc w:val="both"/>
              <w:rPr>
                <w:sz w:val="20"/>
                <w:szCs w:val="20"/>
              </w:rPr>
            </w:pPr>
            <w:r w:rsidDel="00000000" w:rsidR="00000000" w:rsidRPr="00000000">
              <w:rPr>
                <w:sz w:val="20"/>
                <w:szCs w:val="20"/>
                <w:rtl w:val="0"/>
              </w:rPr>
              <w:t xml:space="preserve">Regional Santander - Centro Industrial del Diseño y la Manufactura.</w:t>
            </w:r>
          </w:p>
        </w:tc>
        <w:tc>
          <w:tcPr>
            <w:shd w:fill="dbe5f1" w:val="clear"/>
          </w:tcPr>
          <w:p w:rsidR="00000000" w:rsidDel="00000000" w:rsidP="00000000" w:rsidRDefault="00000000" w:rsidRPr="00000000" w14:paraId="00000165">
            <w:pPr>
              <w:jc w:val="both"/>
              <w:rPr>
                <w:sz w:val="20"/>
                <w:szCs w:val="20"/>
              </w:rPr>
            </w:pPr>
            <w:r w:rsidDel="00000000" w:rsidR="00000000" w:rsidRPr="00000000">
              <w:rPr>
                <w:sz w:val="20"/>
                <w:szCs w:val="20"/>
                <w:rtl w:val="0"/>
              </w:rPr>
              <w:t xml:space="preserve">Octubre de 2022</w:t>
            </w:r>
          </w:p>
        </w:tc>
      </w:tr>
    </w:tbl>
    <w:p w:rsidR="00000000" w:rsidDel="00000000" w:rsidP="00000000" w:rsidRDefault="00000000" w:rsidRPr="00000000" w14:paraId="00000166">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67">
      <w:pPr>
        <w:rPr>
          <w:sz w:val="20"/>
          <w:szCs w:val="20"/>
        </w:rPr>
      </w:pPr>
      <w:r w:rsidDel="00000000" w:rsidR="00000000" w:rsidRPr="00000000">
        <w:rPr>
          <w:rtl w:val="0"/>
        </w:rPr>
      </w:r>
    </w:p>
    <w:p w:rsidR="00000000" w:rsidDel="00000000" w:rsidP="00000000" w:rsidRDefault="00000000" w:rsidRPr="00000000" w14:paraId="00000168">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69">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6A">
      <w:pPr>
        <w:rPr>
          <w:sz w:val="20"/>
          <w:szCs w:val="20"/>
        </w:rPr>
      </w:pPr>
      <w:r w:rsidDel="00000000" w:rsidR="00000000" w:rsidRPr="00000000">
        <w:rPr>
          <w:rtl w:val="0"/>
        </w:rPr>
      </w:r>
    </w:p>
    <w:tbl>
      <w:tblPr>
        <w:tblStyle w:val="Table18"/>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6B">
            <w:pPr>
              <w:jc w:val="both"/>
              <w:rPr>
                <w:sz w:val="20"/>
                <w:szCs w:val="20"/>
              </w:rPr>
            </w:pPr>
            <w:r w:rsidDel="00000000" w:rsidR="00000000" w:rsidRPr="00000000">
              <w:rPr>
                <w:rtl w:val="0"/>
              </w:rPr>
            </w:r>
          </w:p>
        </w:tc>
        <w:tc>
          <w:tcPr/>
          <w:p w:rsidR="00000000" w:rsidDel="00000000" w:rsidP="00000000" w:rsidRDefault="00000000" w:rsidRPr="00000000" w14:paraId="0000016C">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6D">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6E">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6F">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70">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71">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72">
            <w:pPr>
              <w:jc w:val="both"/>
              <w:rPr>
                <w:sz w:val="20"/>
                <w:szCs w:val="20"/>
              </w:rPr>
            </w:pPr>
            <w:r w:rsidDel="00000000" w:rsidR="00000000" w:rsidRPr="00000000">
              <w:rPr>
                <w:rtl w:val="0"/>
              </w:rPr>
            </w:r>
          </w:p>
        </w:tc>
        <w:tc>
          <w:tcPr/>
          <w:p w:rsidR="00000000" w:rsidDel="00000000" w:rsidP="00000000" w:rsidRDefault="00000000" w:rsidRPr="00000000" w14:paraId="00000173">
            <w:pPr>
              <w:jc w:val="both"/>
              <w:rPr>
                <w:sz w:val="20"/>
                <w:szCs w:val="20"/>
              </w:rPr>
            </w:pPr>
            <w:r w:rsidDel="00000000" w:rsidR="00000000" w:rsidRPr="00000000">
              <w:rPr>
                <w:rtl w:val="0"/>
              </w:rPr>
            </w:r>
          </w:p>
        </w:tc>
        <w:tc>
          <w:tcPr/>
          <w:p w:rsidR="00000000" w:rsidDel="00000000" w:rsidP="00000000" w:rsidRDefault="00000000" w:rsidRPr="00000000" w14:paraId="00000174">
            <w:pPr>
              <w:jc w:val="both"/>
              <w:rPr>
                <w:sz w:val="20"/>
                <w:szCs w:val="20"/>
              </w:rPr>
            </w:pPr>
            <w:r w:rsidDel="00000000" w:rsidR="00000000" w:rsidRPr="00000000">
              <w:rPr>
                <w:rtl w:val="0"/>
              </w:rPr>
            </w:r>
          </w:p>
        </w:tc>
        <w:tc>
          <w:tcPr/>
          <w:p w:rsidR="00000000" w:rsidDel="00000000" w:rsidP="00000000" w:rsidRDefault="00000000" w:rsidRPr="00000000" w14:paraId="00000175">
            <w:pPr>
              <w:jc w:val="both"/>
              <w:rPr>
                <w:sz w:val="20"/>
                <w:szCs w:val="20"/>
              </w:rPr>
            </w:pPr>
            <w:r w:rsidDel="00000000" w:rsidR="00000000" w:rsidRPr="00000000">
              <w:rPr>
                <w:rtl w:val="0"/>
              </w:rPr>
            </w:r>
          </w:p>
        </w:tc>
        <w:tc>
          <w:tcPr/>
          <w:p w:rsidR="00000000" w:rsidDel="00000000" w:rsidP="00000000" w:rsidRDefault="00000000" w:rsidRPr="00000000" w14:paraId="00000176">
            <w:pPr>
              <w:jc w:val="both"/>
              <w:rPr>
                <w:sz w:val="20"/>
                <w:szCs w:val="20"/>
              </w:rPr>
            </w:pPr>
            <w:r w:rsidDel="00000000" w:rsidR="00000000" w:rsidRPr="00000000">
              <w:rPr>
                <w:rtl w:val="0"/>
              </w:rPr>
            </w:r>
          </w:p>
        </w:tc>
      </w:tr>
    </w:tbl>
    <w:p w:rsidR="00000000" w:rsidDel="00000000" w:rsidP="00000000" w:rsidRDefault="00000000" w:rsidRPr="00000000" w14:paraId="00000177">
      <w:pPr>
        <w:rPr>
          <w:color w:val="000000"/>
          <w:sz w:val="20"/>
          <w:szCs w:val="20"/>
        </w:rPr>
      </w:pPr>
      <w:r w:rsidDel="00000000" w:rsidR="00000000" w:rsidRPr="00000000">
        <w:rPr>
          <w:rtl w:val="0"/>
        </w:rPr>
      </w:r>
    </w:p>
    <w:p w:rsidR="00000000" w:rsidDel="00000000" w:rsidP="00000000" w:rsidRDefault="00000000" w:rsidRPr="00000000" w14:paraId="00000178">
      <w:pPr>
        <w:rPr>
          <w:sz w:val="20"/>
          <w:szCs w:val="20"/>
        </w:rPr>
      </w:pPr>
      <w:r w:rsidDel="00000000" w:rsidR="00000000" w:rsidRPr="00000000">
        <w:rPr>
          <w:rtl w:val="0"/>
        </w:rPr>
      </w:r>
    </w:p>
    <w:p w:rsidR="00000000" w:rsidDel="00000000" w:rsidP="00000000" w:rsidRDefault="00000000" w:rsidRPr="00000000" w14:paraId="00000179">
      <w:pPr>
        <w:rPr>
          <w:sz w:val="20"/>
          <w:szCs w:val="20"/>
        </w:rPr>
      </w:pPr>
      <w:r w:rsidDel="00000000" w:rsidR="00000000" w:rsidRPr="00000000">
        <w:rPr>
          <w:rtl w:val="0"/>
        </w:rPr>
      </w:r>
    </w:p>
    <w:p w:rsidR="00000000" w:rsidDel="00000000" w:rsidP="00000000" w:rsidRDefault="00000000" w:rsidRPr="00000000" w14:paraId="0000017A">
      <w:pPr>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17B">
      <w:pPr>
        <w:rPr>
          <w:sz w:val="20"/>
          <w:szCs w:val="20"/>
        </w:rPr>
      </w:pPr>
      <w:hyperlink r:id="rId45">
        <w:r w:rsidDel="00000000" w:rsidR="00000000" w:rsidRPr="00000000">
          <w:rPr>
            <w:color w:val="0000ff"/>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r w:rsidDel="00000000" w:rsidR="00000000" w:rsidRPr="00000000">
        <w:rPr>
          <w:rtl w:val="0"/>
        </w:rPr>
      </w:r>
    </w:p>
    <w:sectPr>
      <w:headerReference r:id="rId46" w:type="default"/>
      <w:footerReference r:id="rId47"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IOVANNA ANDREA ESCOBAR OSPINA" w:id="4" w:date="2022-10-26T15:12:00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esquema puede mejorarse en su presentación</w:t>
      </w:r>
    </w:p>
  </w:comment>
  <w:comment w:author="GIOVANNA ANDREA ESCOBAR OSPINA" w:id="1" w:date="2022-10-25T17:54:00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0" w:date="2022-10-26T21:53:00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https://blog.trello.com/hs-fs/hubfs/Trello-Like-A-Pro-2-final%20(1).png?width=1200&amp;name=Trello-Like-A-Pro-2-final%20(1).png</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de referencia es específica para la temática, debe ser mejorada por producción, mediante la realización de una imagen vectorizada similar a la que se presenta.</w:t>
      </w:r>
    </w:p>
  </w:comment>
  <w:comment w:author="GIOVANNA ANDREA ESCOBAR OSPINA" w:id="13" w:date="2022-10-26T21:55:00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https://img.freepik.com/vector-gratis/gestion-kpi-tareas-optimizacion-flujo-trabajo_335657-3157.jpg?w=740&amp;t=st=1666835748~exp=1666836348~hmac=ee448541adb4edaa6da4df5395e79ae47cb0e0a700f3f3531b17e2aa070f0ccb</w:t>
      </w:r>
    </w:p>
  </w:comment>
  <w:comment w:author="GIOVANNA ANDREA ESCOBAR OSPINA" w:id="3" w:date="2022-10-26T15:13:00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del esquema:</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Comprobación de validación de requisitos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requerimiento puede mal interpretarse?</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identifica el área del requisito?</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 si otros requisitos están relacionados?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¿Infringe alguna restricción del dominio del sistema?</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 probarse?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 criterios de validación?</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está estructurada para traducirse a nivel técnico para su desarrollo?</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¿Cuenta con índice e identificación?</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CORREGIR O AJUSTAR</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VALIDAR Y ACEPTAR REQUISITO</w:t>
      </w:r>
    </w:p>
  </w:comment>
  <w:comment w:author="GIOVANNA ANDREA ESCOBAR OSPINA" w:id="0" w:date="2022-10-17T15:51:00Z">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DI_CF05_1_Introduccion_Video_228138</w:t>
      </w:r>
    </w:p>
  </w:comment>
  <w:comment w:author="GIOVANNA ANDREA ESCOBAR OSPINA" w:id="17" w:date="2022-10-26T20:47:00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la pagina del proveedor https://atlassian.gedos.es/wp-content/uploads/2020/07/image-20200710-112553-768x440.png</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de referencia es específica para la temática, debe ser mejorada por producción, mediante la realización de una imagen vectorizada similar a la que se presenta.</w:t>
      </w:r>
    </w:p>
  </w:comment>
  <w:comment w:author="GIOVANNA ANDREA ESCOBAR OSPINA" w:id="10" w:date="2022-10-26T18:20:00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DI_CF05_1-3_Interventoria_Acordeon</w:t>
      </w:r>
    </w:p>
  </w:comment>
  <w:comment w:author="GIOVANNA ANDREA ESCOBAR OSPINA" w:id="15" w:date="2022-10-26T20:25:00Z">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https://salesdorado.com/wp-content/webpc-passthru.php?src=https://salesdorado.com/wp-content/uploads/2022/06/Jira-Logo.png&amp;nocache=1</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de referencia es específica para la temática, debe ser mejorada por producción, mediante la realización de una imagen vectorizada similar a la que se presenta.</w:t>
      </w:r>
    </w:p>
  </w:comment>
  <w:comment w:author="GIOVANNA ANDREA ESCOBAR OSPINA" w:id="8" w:date="2022-10-26T17:58:00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2" w:date="2022-10-26T18:30:00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https://img.freepik.com/vector-gratis/pantalla-holografica-neon-isometrico-tecnologia-digital-futurista-diseno-desarrollo-interfaz-usuario_39422-977.jpg?w=740&amp;t=st=1666823369~exp=1666823969~hmac=9a518ebbf5768b20a9cf1559c907f6f9510f44306033819251dca3b5e012c1df</w:t>
      </w:r>
    </w:p>
  </w:comment>
  <w:comment w:author="GIOVANNA ANDREA ESCOBAR OSPINA" w:id="18" w:date="2022-10-26T20:55:00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https://logos-world.net/wp-content/uploads/2021/03/Trello-Logo.png</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de referencia es específica para la temática, debe ser mejorada por producción, mediante la realización de una imagen vectorizada similar a la que se presenta.</w:t>
      </w:r>
    </w:p>
  </w:comment>
  <w:comment w:author="GIOVANNA ANDREA ESCOBAR OSPINA" w:id="19" w:date="2022-10-26T21:57:00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1" w:date="2022-10-26T21:56:00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4" w:date="2022-10-26T21:55:00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9" w:date="2022-10-26T17:57:00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https://img.freepik.com/vector-gratis/ilustracion-concepto-asociacion_114360-5954.jpg?w=1060&amp;t=st=1666821412~exp=1666822012~hmac=df3e97f32b2d9287778861bb203d456a728075c2bd582bd913d3bd5b44e19f5f</w:t>
      </w:r>
    </w:p>
  </w:comment>
  <w:comment w:author="GIOVANNA ANDREA ESCOBAR OSPINA" w:id="2" w:date="2022-10-25T17:53:00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https://img.freepik.com/vector-gratis/concepto-evaluacion-credito-dibujado-mano-documentos_23-2149154259.jpg?w=360&amp;t=st=1666734766~exp=1666735366~hmac=12003cfab94a735254ba8cc2d095eb2a7f8e12371a8d6873a529d6c57fe91f84</w:t>
      </w:r>
    </w:p>
  </w:comment>
  <w:comment w:author="GIOVANNA ANDREA ESCOBAR OSPINA" w:id="5" w:date="2022-10-26T21:56:00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6" w:date="2022-10-26T15:32:00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https://img.freepik.com/vector-gratis/ilustracion-concepto-expertos_114360-451.jpg?w=1060&amp;t=st=1666812689~exp=1666813289~hmac=1eb0878298799528042ef2ab3272f7cc47d59e41599ff3c1ebddc3b407945014</w:t>
      </w:r>
    </w:p>
  </w:comment>
  <w:comment w:author="GIOVANNA ANDREA ESCOBAR OSPINA" w:id="16" w:date="2022-10-26T20:43:00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DI_CF05_1-5_Tipos_Incidencias_Tarjetas</w:t>
      </w:r>
    </w:p>
  </w:comment>
  <w:comment w:author="GIOVANNA ANDREA ESCOBAR OSPINA" w:id="7" w:date="2022-10-26T15:49:00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DI_CF05_1-3_Alianzas_Expertos_Tarjetas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3" w15:done="0"/>
  <w15:commentEx w15:paraId="00000184" w15:done="0"/>
  <w15:commentEx w15:paraId="00000186" w15:done="0"/>
  <w15:commentEx w15:paraId="00000187" w15:done="0"/>
  <w15:commentEx w15:paraId="00000193" w15:done="0"/>
  <w15:commentEx w15:paraId="00000194" w15:done="0"/>
  <w15:commentEx w15:paraId="00000197" w15:done="0"/>
  <w15:commentEx w15:paraId="00000198" w15:done="0"/>
  <w15:commentEx w15:paraId="0000019A" w15:done="0"/>
  <w15:commentEx w15:paraId="0000019B" w15:done="0"/>
  <w15:commentEx w15:paraId="0000019C" w15:done="0"/>
  <w15:commentEx w15:paraId="0000019E" w15:done="0"/>
  <w15:commentEx w15:paraId="0000019F" w15:done="0"/>
  <w15:commentEx w15:paraId="000001A0" w15:done="0"/>
  <w15:commentEx w15:paraId="000001A1" w15:done="0"/>
  <w15:commentEx w15:paraId="000001A2" w15:done="0"/>
  <w15:commentEx w15:paraId="000001A3" w15:done="0"/>
  <w15:commentEx w15:paraId="000001A4" w15:done="0"/>
  <w15:commentEx w15:paraId="000001A5" w15:done="0"/>
  <w15:commentEx w15:paraId="000001A6" w15:done="0"/>
  <w15:commentEx w15:paraId="000001A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7F">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95" name="image4.png"/>
          <a:graphic>
            <a:graphicData uri="http://schemas.openxmlformats.org/drawingml/2006/picture">
              <pic:pic>
                <pic:nvPicPr>
                  <pic:cNvPr id="0" name="image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24"/>
      <w:szCs w:val="24"/>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rsid w:val="00EA080C"/>
    <w:pPr>
      <w:keepNext w:val="1"/>
      <w:keepLines w:val="1"/>
      <w:spacing w:after="120" w:before="360"/>
      <w:outlineLvl w:val="1"/>
    </w:pPr>
    <w:rPr>
      <w:sz w:val="24"/>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table" w:styleId="a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7C4702"/>
    <w:rPr>
      <w:color w:val="605e5c"/>
      <w:shd w:color="auto" w:fill="e1dfdd" w:val="clear"/>
    </w:rPr>
  </w:style>
  <w:style w:type="character" w:styleId="apple-tab-span" w:customStyle="1">
    <w:name w:val="apple-tab-span"/>
    <w:basedOn w:val="Fuentedeprrafopredeter"/>
    <w:rsid w:val="00987CB2"/>
  </w:style>
  <w:style w:type="paragraph" w:styleId="Descripcin">
    <w:name w:val="caption"/>
    <w:basedOn w:val="Normal"/>
    <w:next w:val="Normal"/>
    <w:uiPriority w:val="35"/>
    <w:unhideWhenUsed w:val="1"/>
    <w:qFormat w:val="1"/>
    <w:rsid w:val="00E75CAF"/>
    <w:pPr>
      <w:spacing w:after="200" w:line="240" w:lineRule="auto"/>
    </w:pPr>
    <w:rPr>
      <w:i w:val="1"/>
      <w:iCs w:val="1"/>
      <w:color w:val="1f497d" w:themeColor="text2"/>
      <w:sz w:val="18"/>
      <w:szCs w:val="18"/>
    </w:rPr>
  </w:style>
  <w:style w:type="character" w:styleId="Ttulo1Car" w:customStyle="1">
    <w:name w:val="Título 1 Car"/>
    <w:basedOn w:val="Fuentedeprrafopredeter"/>
    <w:link w:val="Ttulo1"/>
    <w:uiPriority w:val="9"/>
    <w:rsid w:val="00FD46DE"/>
    <w:rPr>
      <w:sz w:val="40"/>
      <w:szCs w:val="40"/>
    </w:rPr>
  </w:style>
  <w:style w:type="paragraph" w:styleId="Bibliografa">
    <w:name w:val="Bibliography"/>
    <w:basedOn w:val="Normal"/>
    <w:next w:val="Normal"/>
    <w:uiPriority w:val="37"/>
    <w:unhideWhenUsed w:val="1"/>
    <w:rsid w:val="00FD46DE"/>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6" Type="http://schemas.openxmlformats.org/officeDocument/2006/relationships/hyperlink" Target="https://trello.com/es" TargetMode="External"/><Relationship Id="rId13" Type="http://schemas.openxmlformats.org/officeDocument/2006/relationships/image" Target="media/image5.png"/><Relationship Id="rId39" Type="http://schemas.openxmlformats.org/officeDocument/2006/relationships/hyperlink" Target="https://www.wipo.int/edocs/lexdocs/laws/es/can/can010es.pdf" TargetMode="External"/><Relationship Id="rId18" Type="http://schemas.openxmlformats.org/officeDocument/2006/relationships/image" Target="media/image15.png"/><Relationship Id="rId42" Type="http://schemas.openxmlformats.org/officeDocument/2006/relationships/hyperlink" Target="https://www.wipo.int/edocs/pubdocs/es/wipo_pub_450_2020.pdf" TargetMode="External"/><Relationship Id="rId21" Type="http://schemas.openxmlformats.org/officeDocument/2006/relationships/image" Target="media/image7.png"/><Relationship Id="rId47" Type="http://schemas.openxmlformats.org/officeDocument/2006/relationships/footer" Target="footer1.xml"/><Relationship Id="rId34" Type="http://schemas.openxmlformats.org/officeDocument/2006/relationships/hyperlink" Target="https://www.ibm.com/docs/es/mfsp/7.6.1?topic=records-service-level-agreements-slas" TargetMode="External"/><Relationship Id="rId50" Type="http://schemas.openxmlformats.org/officeDocument/2006/relationships/customXml" Target="../customXML/item4.xml"/><Relationship Id="rId7" Type="http://schemas.openxmlformats.org/officeDocument/2006/relationships/customXml" Target="../customXML/item1.xml"/><Relationship Id="rId2" Type="http://schemas.openxmlformats.org/officeDocument/2006/relationships/comments" Target="comments.xml"/><Relationship Id="rId29" Type="http://schemas.openxmlformats.org/officeDocument/2006/relationships/image" Target="media/image19.png"/><Relationship Id="rId16" Type="http://schemas.openxmlformats.org/officeDocument/2006/relationships/image" Target="media/image21.png"/><Relationship Id="rId40" Type="http://schemas.openxmlformats.org/officeDocument/2006/relationships/hyperlink" Target="https://www.alcaldiabogota.gov.co/sisjur/normas/Norma1.jsp?i=3431&amp;dt=S" TargetMode="External"/><Relationship Id="rId24" Type="http://schemas.openxmlformats.org/officeDocument/2006/relationships/image" Target="media/image2.png"/><Relationship Id="rId45" Type="http://schemas.openxmlformats.org/officeDocument/2006/relationships/hyperlink" Target="https://drive.google.com/drive/u/1/folders/1UiJvaklSCICR4BaQ7ga_q04JFa53h_u_" TargetMode="External"/><Relationship Id="rId11" Type="http://schemas.openxmlformats.org/officeDocument/2006/relationships/image" Target="media/image17.png"/><Relationship Id="rId32" Type="http://schemas.openxmlformats.org/officeDocument/2006/relationships/hyperlink" Target="https://elibro-net.bdigital.sena.edu.co/es/ereader/senavirtual/68913?page=64" TargetMode="External"/><Relationship Id="rId37" Type="http://schemas.openxmlformats.org/officeDocument/2006/relationships/hyperlink" Target="https://www.wipo.int/edocs/pubdocs/es/wipo_pub_450_2020.pdf" TargetMode="External"/><Relationship Id="rId23" Type="http://schemas.openxmlformats.org/officeDocument/2006/relationships/image" Target="media/image16.png"/><Relationship Id="rId28"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20.png"/><Relationship Id="rId36" Type="http://schemas.openxmlformats.org/officeDocument/2006/relationships/hyperlink" Target="https://youtu.be/sZd7uUPigk8" TargetMode="External"/><Relationship Id="rId49" Type="http://schemas.openxmlformats.org/officeDocument/2006/relationships/customXml" Target="../customXML/item3.xml"/><Relationship Id="rId44" Type="http://schemas.openxmlformats.org/officeDocument/2006/relationships/hyperlink" Target="https://www-ebooks7-24-com.bdigital.sena.edu.co/?il=16414" TargetMode="External"/><Relationship Id="rId31" Type="http://schemas.openxmlformats.org/officeDocument/2006/relationships/image" Target="media/image6.png"/><Relationship Id="rId10" Type="http://schemas.openxmlformats.org/officeDocument/2006/relationships/image" Target="media/image8.jpg"/><Relationship Id="rId19" Type="http://schemas.openxmlformats.org/officeDocument/2006/relationships/image" Target="media/image10.jpg"/><Relationship Id="rId22" Type="http://schemas.openxmlformats.org/officeDocument/2006/relationships/hyperlink" Target="https://www.atlassian.com/es" TargetMode="External"/><Relationship Id="rId43" Type="http://schemas.openxmlformats.org/officeDocument/2006/relationships/hyperlink" Target="https://www.netecdigital.com/courses/195795/lectures/3432553" TargetMode="External"/><Relationship Id="rId4" Type="http://schemas.openxmlformats.org/officeDocument/2006/relationships/fontTable" Target="fontTable.xml"/><Relationship Id="rId9" Type="http://schemas.openxmlformats.org/officeDocument/2006/relationships/image" Target="media/image22.png"/><Relationship Id="rId27" Type="http://schemas.openxmlformats.org/officeDocument/2006/relationships/image" Target="media/image11.png"/><Relationship Id="rId30" Type="http://schemas.openxmlformats.org/officeDocument/2006/relationships/image" Target="media/image1.png"/><Relationship Id="rId35" Type="http://schemas.openxmlformats.org/officeDocument/2006/relationships/hyperlink" Target="https://www.youtube.com/watch?v=ViwOKhYx4kg" TargetMode="External"/><Relationship Id="rId14" Type="http://schemas.openxmlformats.org/officeDocument/2006/relationships/image" Target="media/image9.jpg"/><Relationship Id="rId48" Type="http://schemas.openxmlformats.org/officeDocument/2006/relationships/customXml" Target="../customXML/item2.xml"/><Relationship Id="rId8" Type="http://schemas.microsoft.com/office/2011/relationships/commentsExtended" Target="commentsExtended.xml"/><Relationship Id="rId3" Type="http://schemas.openxmlformats.org/officeDocument/2006/relationships/settings" Target="settings.xml"/><Relationship Id="rId46"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hyperlink" Target="https://youtu.be/6llMdLDkanM" TargetMode="External"/><Relationship Id="rId12" Type="http://schemas.openxmlformats.org/officeDocument/2006/relationships/image" Target="media/image18.png"/><Relationship Id="rId17" Type="http://schemas.openxmlformats.org/officeDocument/2006/relationships/image" Target="media/image12.jpg"/><Relationship Id="rId38" Type="http://schemas.openxmlformats.org/officeDocument/2006/relationships/hyperlink" Target="https://www.emprendepyme.net/politicas-de-seguridad.html" TargetMode="External"/><Relationship Id="rId20" Type="http://schemas.openxmlformats.org/officeDocument/2006/relationships/image" Target="media/image3.jpg"/><Relationship Id="rId41" Type="http://schemas.openxmlformats.org/officeDocument/2006/relationships/hyperlink" Target="http://www.informatica-juridica.com/proyecto-de-ley/proyecto-ley-241-derecho-autor-los-derechos-conexos-internet/" TargetMode="External"/><Relationship Id="rId1" Type="http://schemas.openxmlformats.org/officeDocument/2006/relationships/theme" Target="theme/theme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fRx74nCcjsJnsOcNNaV2yxx+cg==">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</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38C173F6-1142-4595-96DD-3E7D72170D64}"/>
</file>

<file path=customXML/itemProps3.xml><?xml version="1.0" encoding="utf-8"?>
<ds:datastoreItem xmlns:ds="http://schemas.openxmlformats.org/officeDocument/2006/customXml" ds:itemID="{C60B89E4-D576-472B-8780-E748681A1A40}"/>
</file>

<file path=customXML/itemProps4.xml><?xml version="1.0" encoding="utf-8"?>
<ds:datastoreItem xmlns:ds="http://schemas.openxmlformats.org/officeDocument/2006/customXml" ds:itemID="{F0663CF8-DE41-4EAB-97D1-70BD0524587D}"/>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dcterms:created xsi:type="dcterms:W3CDTF">2022-10-27T16:27:00Z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11627100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